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24067" w:rsidR="00424067" w:rsidP="00424067" w:rsidRDefault="00424067" w14:paraId="39575D63" w14:textId="259ACCED">
      <w:pPr>
        <w:spacing w:after="0" w:line="240" w:lineRule="auto"/>
        <w:rPr>
          <w:rFonts w:ascii="Times New Roman" w:hAnsi="Times New Roman" w:eastAsia="Times New Roman" w:cs="Times New Roman"/>
          <w:sz w:val="24"/>
          <w:szCs w:val="24"/>
        </w:rPr>
      </w:pPr>
      <w:r w:rsidR="00424067">
        <w:drawing>
          <wp:inline wp14:editId="38D684F6" wp14:anchorId="0778F158">
            <wp:extent cx="5943600" cy="2475865"/>
            <wp:effectExtent l="0" t="0" r="0" b="635"/>
            <wp:docPr id="8" name="Picture 8" title=""/>
            <wp:cNvGraphicFramePr>
              <a:graphicFrameLocks noChangeAspect="1"/>
            </wp:cNvGraphicFramePr>
            <a:graphic>
              <a:graphicData uri="http://schemas.openxmlformats.org/drawingml/2006/picture">
                <pic:pic>
                  <pic:nvPicPr>
                    <pic:cNvPr id="0" name="Picture 8"/>
                    <pic:cNvPicPr/>
                  </pic:nvPicPr>
                  <pic:blipFill>
                    <a:blip r:embed="Rbccfa6e5c2464a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475865"/>
                    </a:xfrm>
                    <a:prstGeom prst="rect">
                      <a:avLst/>
                    </a:prstGeom>
                  </pic:spPr>
                </pic:pic>
              </a:graphicData>
            </a:graphic>
          </wp:inline>
        </w:drawing>
      </w:r>
    </w:p>
    <w:p w:rsidRPr="00424067" w:rsidR="00424067" w:rsidP="00424067" w:rsidRDefault="00424067" w14:paraId="67A65EBA" w14:textId="330F6087">
      <w:pPr>
        <w:shd w:val="clear" w:color="auto" w:fill="ECF0F5"/>
        <w:spacing w:before="600" w:after="600" w:line="240" w:lineRule="auto"/>
        <w:jc w:val="center"/>
        <w:rPr>
          <w:rFonts w:ascii="Source Sans Pro" w:hAnsi="Source Sans Pro" w:eastAsia="Times New Roman" w:cs="Times New Roman"/>
          <w:b/>
          <w:bCs/>
          <w:color w:val="333333"/>
          <w:sz w:val="33"/>
          <w:szCs w:val="33"/>
        </w:rPr>
      </w:pPr>
      <w:r w:rsidRPr="00424067">
        <w:rPr>
          <w:rFonts w:ascii="Source Sans Pro" w:hAnsi="Source Sans Pro" w:eastAsia="Times New Roman" w:cs="Times New Roman"/>
          <w:b/>
          <w:bCs/>
          <w:color w:val="333333"/>
          <w:sz w:val="33"/>
          <w:szCs w:val="33"/>
        </w:rPr>
        <w:t xml:space="preserve">The </w:t>
      </w:r>
      <w:proofErr w:type="spellStart"/>
      <w:ins w:author="Clement" w:date="2021-05-19T16:12:00Z" w:id="0">
        <w:r>
          <w:rPr>
            <w:rFonts w:ascii="Source Sans Pro" w:hAnsi="Source Sans Pro" w:eastAsia="Times New Roman" w:cs="Times New Roman"/>
            <w:b/>
            <w:bCs/>
            <w:color w:val="333333"/>
            <w:sz w:val="33"/>
            <w:szCs w:val="33"/>
          </w:rPr>
          <w:t>DEsign</w:t>
        </w:r>
        <w:proofErr w:type="spellEnd"/>
        <w:r>
          <w:rPr>
            <w:rFonts w:ascii="Source Sans Pro" w:hAnsi="Source Sans Pro" w:eastAsia="Times New Roman" w:cs="Times New Roman"/>
            <w:b/>
            <w:bCs/>
            <w:color w:val="333333"/>
            <w:sz w:val="33"/>
            <w:szCs w:val="33"/>
          </w:rPr>
          <w:t xml:space="preserve"> and </w:t>
        </w:r>
        <w:proofErr w:type="spellStart"/>
        <w:r>
          <w:rPr>
            <w:rFonts w:ascii="Source Sans Pro" w:hAnsi="Source Sans Pro" w:eastAsia="Times New Roman" w:cs="Times New Roman"/>
            <w:b/>
            <w:bCs/>
            <w:color w:val="333333"/>
            <w:sz w:val="33"/>
            <w:szCs w:val="33"/>
          </w:rPr>
          <w:t>conDUCt</w:t>
        </w:r>
        <w:proofErr w:type="spellEnd"/>
        <w:r>
          <w:rPr>
            <w:rFonts w:ascii="Source Sans Pro" w:hAnsi="Source Sans Pro" w:eastAsia="Times New Roman" w:cs="Times New Roman"/>
            <w:b/>
            <w:bCs/>
            <w:color w:val="333333"/>
            <w:sz w:val="33"/>
            <w:szCs w:val="33"/>
          </w:rPr>
          <w:t xml:space="preserve"> of dose Escalation trials (</w:t>
        </w:r>
      </w:ins>
      <w:r w:rsidRPr="00424067">
        <w:rPr>
          <w:rFonts w:ascii="Source Sans Pro" w:hAnsi="Source Sans Pro" w:eastAsia="Times New Roman" w:cs="Times New Roman"/>
          <w:b/>
          <w:bCs/>
          <w:color w:val="333333"/>
          <w:sz w:val="33"/>
          <w:szCs w:val="33"/>
        </w:rPr>
        <w:t>DEDUCE</w:t>
      </w:r>
      <w:ins w:author="Clement" w:date="2021-05-19T16:12:00Z" w:id="1">
        <w:r>
          <w:rPr>
            <w:rFonts w:ascii="Source Sans Pro" w:hAnsi="Source Sans Pro" w:eastAsia="Times New Roman" w:cs="Times New Roman"/>
            <w:b/>
            <w:bCs/>
            <w:color w:val="333333"/>
            <w:sz w:val="33"/>
            <w:szCs w:val="33"/>
          </w:rPr>
          <w:t>)</w:t>
        </w:r>
      </w:ins>
      <w:r w:rsidRPr="00424067">
        <w:rPr>
          <w:rFonts w:ascii="Source Sans Pro" w:hAnsi="Source Sans Pro" w:eastAsia="Times New Roman" w:cs="Times New Roman"/>
          <w:b/>
          <w:bCs/>
          <w:color w:val="333333"/>
          <w:sz w:val="33"/>
          <w:szCs w:val="33"/>
        </w:rPr>
        <w:t xml:space="preserve"> platform - a unified resource for clinical investigators and statisticians to design and conduct </w:t>
      </w:r>
      <w:del w:author="Clement" w:date="2021-05-19T16:07:00Z" w:id="2">
        <w:r w:rsidRPr="00424067" w:rsidDel="00424067">
          <w:rPr>
            <w:rFonts w:ascii="Source Sans Pro" w:hAnsi="Source Sans Pro" w:eastAsia="Times New Roman" w:cs="Times New Roman"/>
            <w:b/>
            <w:bCs/>
            <w:color w:val="333333"/>
            <w:sz w:val="33"/>
            <w:szCs w:val="33"/>
          </w:rPr>
          <w:delText xml:space="preserve">safer, </w:delText>
        </w:r>
      </w:del>
      <w:r w:rsidRPr="00424067">
        <w:rPr>
          <w:rFonts w:ascii="Source Sans Pro" w:hAnsi="Source Sans Pro" w:eastAsia="Times New Roman" w:cs="Times New Roman"/>
          <w:b/>
          <w:bCs/>
          <w:color w:val="333333"/>
          <w:sz w:val="33"/>
          <w:szCs w:val="33"/>
        </w:rPr>
        <w:t>more efficient</w:t>
      </w:r>
      <w:del w:author="Clement" w:date="2021-05-19T16:07:00Z" w:id="3">
        <w:r w:rsidRPr="00424067" w:rsidDel="00424067">
          <w:rPr>
            <w:rFonts w:ascii="Source Sans Pro" w:hAnsi="Source Sans Pro" w:eastAsia="Times New Roman" w:cs="Times New Roman"/>
            <w:b/>
            <w:bCs/>
            <w:color w:val="333333"/>
            <w:sz w:val="33"/>
            <w:szCs w:val="33"/>
          </w:rPr>
          <w:delText>,</w:delText>
        </w:r>
      </w:del>
      <w:r w:rsidRPr="00424067">
        <w:rPr>
          <w:rFonts w:ascii="Source Sans Pro" w:hAnsi="Source Sans Pro" w:eastAsia="Times New Roman" w:cs="Times New Roman"/>
          <w:b/>
          <w:bCs/>
          <w:color w:val="333333"/>
          <w:sz w:val="33"/>
          <w:szCs w:val="33"/>
        </w:rPr>
        <w:t xml:space="preserve"> and more accurate phase 1 trials.</w:t>
      </w:r>
    </w:p>
    <w:p w:rsidRPr="00424067" w:rsidR="00424067" w:rsidP="00424067" w:rsidRDefault="00424067" w14:paraId="748CF583" w14:textId="77777777">
      <w:pPr>
        <w:shd w:val="clear" w:color="auto" w:fill="ECF0F5"/>
        <w:spacing w:before="240" w:after="150" w:line="240" w:lineRule="auto"/>
        <w:outlineLvl w:val="3"/>
        <w:rPr>
          <w:rFonts w:ascii="Source Sans Pro" w:hAnsi="Source Sans Pro" w:eastAsia="Times New Roman" w:cs="Times New Roman"/>
          <w:color w:val="333333"/>
          <w:sz w:val="27"/>
          <w:szCs w:val="27"/>
        </w:rPr>
      </w:pPr>
      <w:r w:rsidRPr="00424067">
        <w:rPr>
          <w:rFonts w:ascii="Source Sans Pro" w:hAnsi="Source Sans Pro" w:eastAsia="Times New Roman" w:cs="Times New Roman"/>
          <w:color w:val="333333"/>
          <w:sz w:val="27"/>
          <w:szCs w:val="27"/>
        </w:rPr>
        <w:t>Overview</w:t>
      </w:r>
    </w:p>
    <w:p w:rsidRPr="00424067" w:rsidR="00424067" w:rsidP="00424067" w:rsidRDefault="00424067" w14:paraId="5EB38AAA" w14:textId="6FF6F64E">
      <w:pPr>
        <w:shd w:val="clear" w:color="auto" w:fill="ECF0F5"/>
        <w:spacing w:after="150" w:line="240" w:lineRule="auto"/>
        <w:rPr>
          <w:rFonts w:ascii="Source Sans Pro" w:hAnsi="Source Sans Pro" w:eastAsia="Times New Roman" w:cs="Times New Roman"/>
          <w:color w:val="333333"/>
          <w:sz w:val="21"/>
          <w:szCs w:val="21"/>
        </w:rPr>
      </w:pPr>
      <w:r w:rsidRPr="00424067">
        <w:rPr>
          <w:rFonts w:ascii="Source Sans Pro" w:hAnsi="Source Sans Pro" w:eastAsia="Times New Roman" w:cs="Times New Roman"/>
          <w:color w:val="333333"/>
          <w:sz w:val="21"/>
          <w:szCs w:val="21"/>
        </w:rPr>
        <w:t xml:space="preserve">The </w:t>
      </w:r>
      <w:del w:author="Clement" w:date="2021-05-19T16:12:00Z" w:id="4">
        <w:r w:rsidRPr="00424067" w:rsidDel="00424067">
          <w:rPr>
            <w:rFonts w:ascii="Source Sans Pro" w:hAnsi="Source Sans Pro" w:eastAsia="Times New Roman" w:cs="Times New Roman"/>
            <w:color w:val="333333"/>
            <w:sz w:val="21"/>
            <w:szCs w:val="21"/>
          </w:rPr>
          <w:delText>DEsign and conDUCt of dose Escalation trials (</w:delText>
        </w:r>
      </w:del>
      <w:r w:rsidRPr="00424067">
        <w:rPr>
          <w:rFonts w:ascii="Source Sans Pro" w:hAnsi="Source Sans Pro" w:eastAsia="Times New Roman" w:cs="Times New Roman"/>
          <w:color w:val="333333"/>
          <w:sz w:val="21"/>
          <w:szCs w:val="21"/>
        </w:rPr>
        <w:t>DEDUCE</w:t>
      </w:r>
      <w:del w:author="Clement" w:date="2021-05-19T16:12:00Z" w:id="5">
        <w:r w:rsidRPr="00424067" w:rsidDel="00424067">
          <w:rPr>
            <w:rFonts w:ascii="Source Sans Pro" w:hAnsi="Source Sans Pro" w:eastAsia="Times New Roman" w:cs="Times New Roman"/>
            <w:color w:val="333333"/>
            <w:sz w:val="21"/>
            <w:szCs w:val="21"/>
          </w:rPr>
          <w:delText>)</w:delText>
        </w:r>
      </w:del>
      <w:r w:rsidRPr="00424067">
        <w:rPr>
          <w:rFonts w:ascii="Source Sans Pro" w:hAnsi="Source Sans Pro" w:eastAsia="Times New Roman" w:cs="Times New Roman"/>
          <w:color w:val="333333"/>
          <w:sz w:val="21"/>
          <w:szCs w:val="21"/>
        </w:rPr>
        <w:t xml:space="preserve"> platform is an interactive, web-based resource to design and conduct phase 1 dose escalation trials using rule-based and Bayesian adaptive designs. Our goal in developing this application is to raise awareness, educate, and provide open access to investigators for alternative, improved methods and tools to design and conduct phase 1 dose escalation trials.</w:t>
      </w:r>
    </w:p>
    <w:p w:rsidRPr="00424067" w:rsidR="00424067" w:rsidP="00424067" w:rsidRDefault="00424067" w14:paraId="28DB8123" w14:textId="77777777">
      <w:pPr>
        <w:shd w:val="clear" w:color="auto" w:fill="ECF0F5"/>
        <w:spacing w:before="240" w:after="150" w:line="240" w:lineRule="auto"/>
        <w:outlineLvl w:val="3"/>
        <w:rPr>
          <w:rFonts w:ascii="Source Sans Pro" w:hAnsi="Source Sans Pro" w:eastAsia="Times New Roman" w:cs="Times New Roman"/>
          <w:color w:val="333333"/>
          <w:sz w:val="27"/>
          <w:szCs w:val="27"/>
        </w:rPr>
      </w:pPr>
      <w:r w:rsidRPr="00424067">
        <w:rPr>
          <w:rFonts w:ascii="Source Sans Pro" w:hAnsi="Source Sans Pro" w:eastAsia="Times New Roman" w:cs="Times New Roman"/>
          <w:color w:val="333333"/>
          <w:sz w:val="27"/>
          <w:szCs w:val="27"/>
        </w:rPr>
        <w:t>DEDUCE Modules:</w:t>
      </w:r>
    </w:p>
    <w:p w:rsidRPr="00424067" w:rsidR="00424067" w:rsidP="00424067" w:rsidRDefault="00424067" w14:paraId="07F5EC57" w14:textId="77777777">
      <w:pPr>
        <w:numPr>
          <w:ilvl w:val="0"/>
          <w:numId w:val="1"/>
        </w:numPr>
        <w:shd w:val="clear" w:color="auto" w:fill="ECF0F5"/>
        <w:spacing w:before="150" w:after="24" w:line="240" w:lineRule="auto"/>
        <w:outlineLvl w:val="4"/>
        <w:rPr>
          <w:rFonts w:ascii="Source Sans Pro" w:hAnsi="Source Sans Pro" w:eastAsia="Times New Roman" w:cs="Times New Roman"/>
          <w:b/>
          <w:bCs/>
          <w:color w:val="000080"/>
          <w:sz w:val="21"/>
          <w:szCs w:val="21"/>
        </w:rPr>
      </w:pPr>
      <w:r w:rsidRPr="00424067">
        <w:rPr>
          <w:rFonts w:ascii="Source Sans Pro" w:hAnsi="Source Sans Pro" w:eastAsia="Times New Roman" w:cs="Times New Roman"/>
          <w:b/>
          <w:bCs/>
          <w:color w:val="000080"/>
          <w:sz w:val="21"/>
          <w:szCs w:val="21"/>
        </w:rPr>
        <w:t>Trial Design</w:t>
      </w:r>
    </w:p>
    <w:p w:rsidRPr="00424067" w:rsidR="00424067" w:rsidP="00424067" w:rsidRDefault="00424067" w14:paraId="00788A2B" w14:textId="77777777">
      <w:pPr>
        <w:shd w:val="clear" w:color="auto" w:fill="ECF0F5"/>
        <w:spacing w:after="150" w:line="240" w:lineRule="auto"/>
        <w:ind w:left="720"/>
        <w:rPr>
          <w:rFonts w:ascii="Source Sans Pro" w:hAnsi="Source Sans Pro" w:eastAsia="Times New Roman" w:cs="Times New Roman"/>
          <w:color w:val="333333"/>
          <w:sz w:val="21"/>
          <w:szCs w:val="21"/>
        </w:rPr>
      </w:pPr>
      <w:r w:rsidRPr="00424067">
        <w:rPr>
          <w:rFonts w:ascii="Source Sans Pro" w:hAnsi="Source Sans Pro" w:eastAsia="Times New Roman" w:cs="Times New Roman"/>
          <w:color w:val="333333"/>
          <w:sz w:val="21"/>
          <w:szCs w:val="21"/>
        </w:rPr>
        <w:t>Users can specify and compare the operating characteristics for hypothetical phase 1 designs through trial simulations, and select an optimal design for the needs of the trial.</w:t>
      </w:r>
    </w:p>
    <w:p w:rsidRPr="00424067" w:rsidR="00424067" w:rsidP="00424067" w:rsidRDefault="00424067" w14:paraId="2B594ED1" w14:textId="77777777">
      <w:pPr>
        <w:numPr>
          <w:ilvl w:val="0"/>
          <w:numId w:val="1"/>
        </w:numPr>
        <w:shd w:val="clear" w:color="auto" w:fill="ECF0F5"/>
        <w:spacing w:before="150" w:after="24" w:line="240" w:lineRule="auto"/>
        <w:outlineLvl w:val="4"/>
        <w:rPr>
          <w:rFonts w:ascii="Source Sans Pro" w:hAnsi="Source Sans Pro" w:eastAsia="Times New Roman" w:cs="Times New Roman"/>
          <w:b/>
          <w:bCs/>
          <w:color w:val="000080"/>
          <w:sz w:val="21"/>
          <w:szCs w:val="21"/>
        </w:rPr>
      </w:pPr>
      <w:r w:rsidRPr="00424067">
        <w:rPr>
          <w:rFonts w:ascii="Source Sans Pro" w:hAnsi="Source Sans Pro" w:eastAsia="Times New Roman" w:cs="Times New Roman"/>
          <w:b/>
          <w:bCs/>
          <w:color w:val="000080"/>
          <w:sz w:val="21"/>
          <w:szCs w:val="21"/>
        </w:rPr>
        <w:t>Trial Conduct</w:t>
      </w:r>
    </w:p>
    <w:p w:rsidRPr="00424067" w:rsidR="00424067" w:rsidP="00424067" w:rsidRDefault="00424067" w14:paraId="1C316E70" w14:textId="77777777">
      <w:pPr>
        <w:shd w:val="clear" w:color="auto" w:fill="ECF0F5"/>
        <w:spacing w:after="150" w:line="240" w:lineRule="auto"/>
        <w:ind w:left="720"/>
        <w:rPr>
          <w:rFonts w:ascii="Source Sans Pro" w:hAnsi="Source Sans Pro" w:eastAsia="Times New Roman" w:cs="Times New Roman"/>
          <w:color w:val="333333"/>
          <w:sz w:val="21"/>
          <w:szCs w:val="21"/>
        </w:rPr>
      </w:pPr>
      <w:r w:rsidRPr="00424067">
        <w:rPr>
          <w:rFonts w:ascii="Source Sans Pro" w:hAnsi="Source Sans Pro" w:eastAsia="Times New Roman" w:cs="Times New Roman"/>
          <w:color w:val="333333"/>
          <w:sz w:val="21"/>
          <w:szCs w:val="21"/>
        </w:rPr>
        <w:t>Users can implement the adaptive trial, and determine the recommended dose level each time a new patient enrolls.</w:t>
      </w:r>
    </w:p>
    <w:p w:rsidRPr="00424067" w:rsidR="00424067" w:rsidP="00424067" w:rsidRDefault="00424067" w14:paraId="2F667ABE" w14:textId="77777777">
      <w:pPr>
        <w:shd w:val="clear" w:color="auto" w:fill="ECF0F5"/>
        <w:spacing w:before="150" w:after="150" w:line="240" w:lineRule="auto"/>
        <w:outlineLvl w:val="3"/>
        <w:rPr>
          <w:rFonts w:ascii="Source Sans Pro" w:hAnsi="Source Sans Pro" w:eastAsia="Times New Roman" w:cs="Times New Roman"/>
          <w:color w:val="333333"/>
          <w:sz w:val="27"/>
          <w:szCs w:val="27"/>
        </w:rPr>
      </w:pPr>
      <w:r w:rsidRPr="00424067">
        <w:rPr>
          <w:rFonts w:ascii="Source Sans Pro" w:hAnsi="Source Sans Pro" w:eastAsia="Times New Roman" w:cs="Times New Roman"/>
          <w:color w:val="333333"/>
          <w:sz w:val="27"/>
          <w:szCs w:val="27"/>
        </w:rPr>
        <w:t>Available Designs:</w:t>
      </w:r>
    </w:p>
    <w:p w:rsidRPr="00424067" w:rsidR="00424067" w:rsidP="00424067" w:rsidRDefault="00424067" w14:paraId="097FA820" w14:textId="77777777">
      <w:pPr>
        <w:numPr>
          <w:ilvl w:val="0"/>
          <w:numId w:val="2"/>
        </w:numPr>
        <w:shd w:val="clear" w:color="auto" w:fill="ECF0F5"/>
        <w:spacing w:after="150" w:line="240" w:lineRule="auto"/>
        <w:rPr>
          <w:rFonts w:ascii="Source Sans Pro" w:hAnsi="Source Sans Pro" w:eastAsia="Times New Roman" w:cs="Times New Roman"/>
          <w:color w:val="333333"/>
          <w:sz w:val="21"/>
          <w:szCs w:val="21"/>
        </w:rPr>
      </w:pPr>
      <w:r w:rsidRPr="00424067">
        <w:rPr>
          <w:rFonts w:ascii="Source Sans Pro" w:hAnsi="Source Sans Pro" w:eastAsia="Times New Roman" w:cs="Times New Roman"/>
          <w:color w:val="333333"/>
          <w:sz w:val="21"/>
          <w:szCs w:val="21"/>
        </w:rPr>
        <w:t xml:space="preserve">Continual Reassessment Method (CRM) </w:t>
      </w:r>
      <w:commentRangeStart w:id="6"/>
      <w:r w:rsidRPr="00424067">
        <w:rPr>
          <w:rFonts w:ascii="Source Sans Pro" w:hAnsi="Source Sans Pro" w:eastAsia="Times New Roman" w:cs="Times New Roman"/>
          <w:color w:val="333333"/>
          <w:sz w:val="21"/>
          <w:szCs w:val="21"/>
        </w:rPr>
        <w:t>[</w:t>
      </w:r>
      <w:proofErr w:type="spellStart"/>
      <w:r w:rsidRPr="00424067">
        <w:rPr>
          <w:rFonts w:ascii="Source Sans Pro" w:hAnsi="Source Sans Pro" w:eastAsia="Times New Roman" w:cs="Times New Roman"/>
          <w:color w:val="333333"/>
          <w:sz w:val="21"/>
          <w:szCs w:val="21"/>
        </w:rPr>
        <w:t>O'Quigley</w:t>
      </w:r>
      <w:proofErr w:type="spellEnd"/>
      <w:r w:rsidRPr="00424067">
        <w:rPr>
          <w:rFonts w:ascii="Source Sans Pro" w:hAnsi="Source Sans Pro" w:eastAsia="Times New Roman" w:cs="Times New Roman"/>
          <w:color w:val="333333"/>
          <w:sz w:val="21"/>
          <w:szCs w:val="21"/>
        </w:rPr>
        <w:t xml:space="preserve"> et al. Biometrics, 1990]</w:t>
      </w:r>
      <w:commentRangeEnd w:id="6"/>
      <w:r>
        <w:rPr>
          <w:rStyle w:val="CommentReference"/>
        </w:rPr>
        <w:commentReference w:id="6"/>
      </w:r>
    </w:p>
    <w:p w:rsidRPr="00424067" w:rsidR="00424067" w:rsidP="00424067" w:rsidRDefault="00424067" w14:paraId="01618E56" w14:textId="77777777">
      <w:pPr>
        <w:numPr>
          <w:ilvl w:val="0"/>
          <w:numId w:val="2"/>
        </w:numPr>
        <w:shd w:val="clear" w:color="auto" w:fill="ECF0F5"/>
        <w:spacing w:after="150" w:line="240" w:lineRule="auto"/>
        <w:rPr>
          <w:rFonts w:ascii="Source Sans Pro" w:hAnsi="Source Sans Pro" w:eastAsia="Times New Roman" w:cs="Times New Roman"/>
          <w:color w:val="333333"/>
          <w:sz w:val="21"/>
          <w:szCs w:val="21"/>
        </w:rPr>
      </w:pPr>
      <w:proofErr w:type="spellStart"/>
      <w:r w:rsidRPr="00424067">
        <w:rPr>
          <w:rFonts w:ascii="Source Sans Pro" w:hAnsi="Source Sans Pro" w:eastAsia="Times New Roman" w:cs="Times New Roman"/>
          <w:color w:val="333333"/>
          <w:sz w:val="21"/>
          <w:szCs w:val="21"/>
        </w:rPr>
        <w:t>TARGETed</w:t>
      </w:r>
      <w:proofErr w:type="spellEnd"/>
      <w:r w:rsidRPr="00424067">
        <w:rPr>
          <w:rFonts w:ascii="Source Sans Pro" w:hAnsi="Source Sans Pro" w:eastAsia="Times New Roman" w:cs="Times New Roman"/>
          <w:color w:val="333333"/>
          <w:sz w:val="21"/>
          <w:szCs w:val="21"/>
        </w:rPr>
        <w:t>-agent Continual Reassessment Method (TARGET-CRM)</w:t>
      </w:r>
    </w:p>
    <w:p w:rsidRPr="00424067" w:rsidR="00424067" w:rsidP="00424067" w:rsidRDefault="00424067" w14:paraId="169E25A4" w14:textId="77777777">
      <w:pPr>
        <w:numPr>
          <w:ilvl w:val="0"/>
          <w:numId w:val="2"/>
        </w:numPr>
        <w:shd w:val="clear" w:color="auto" w:fill="ECF0F5"/>
        <w:spacing w:after="150" w:line="240" w:lineRule="auto"/>
        <w:rPr>
          <w:rFonts w:ascii="Source Sans Pro" w:hAnsi="Source Sans Pro" w:eastAsia="Times New Roman" w:cs="Times New Roman"/>
          <w:color w:val="333333"/>
          <w:sz w:val="21"/>
          <w:szCs w:val="21"/>
        </w:rPr>
      </w:pPr>
      <w:r w:rsidRPr="00424067">
        <w:rPr>
          <w:rFonts w:ascii="Source Sans Pro" w:hAnsi="Source Sans Pro" w:eastAsia="Times New Roman" w:cs="Times New Roman"/>
          <w:color w:val="333333"/>
          <w:sz w:val="21"/>
          <w:szCs w:val="21"/>
        </w:rPr>
        <w:t xml:space="preserve">3+3 </w:t>
      </w:r>
      <w:commentRangeStart w:id="7"/>
      <w:r w:rsidRPr="00424067">
        <w:rPr>
          <w:rFonts w:ascii="Source Sans Pro" w:hAnsi="Source Sans Pro" w:eastAsia="Times New Roman" w:cs="Times New Roman"/>
          <w:color w:val="333333"/>
          <w:sz w:val="21"/>
          <w:szCs w:val="21"/>
        </w:rPr>
        <w:t>[Storer. Biometrics, 1989]</w:t>
      </w:r>
      <w:commentRangeEnd w:id="7"/>
      <w:r>
        <w:rPr>
          <w:rStyle w:val="CommentReference"/>
        </w:rPr>
        <w:commentReference w:id="7"/>
      </w:r>
    </w:p>
    <w:p w:rsidRPr="00424067" w:rsidR="00424067" w:rsidP="00424067" w:rsidRDefault="00424067" w14:paraId="4C16BCBD" w14:textId="77777777">
      <w:pPr>
        <w:shd w:val="clear" w:color="auto" w:fill="ECF0F5"/>
        <w:spacing w:before="150" w:after="150" w:line="240" w:lineRule="auto"/>
        <w:outlineLvl w:val="3"/>
        <w:rPr>
          <w:rFonts w:ascii="Source Sans Pro" w:hAnsi="Source Sans Pro" w:eastAsia="Times New Roman" w:cs="Times New Roman"/>
          <w:color w:val="333333"/>
          <w:sz w:val="27"/>
          <w:szCs w:val="27"/>
        </w:rPr>
      </w:pPr>
      <w:r w:rsidRPr="00424067">
        <w:rPr>
          <w:rFonts w:ascii="Source Sans Pro" w:hAnsi="Source Sans Pro" w:eastAsia="Times New Roman" w:cs="Times New Roman"/>
          <w:color w:val="333333"/>
          <w:sz w:val="27"/>
          <w:szCs w:val="27"/>
        </w:rPr>
        <w:lastRenderedPageBreak/>
        <w:t>Key Features of DEDUCE:</w:t>
      </w:r>
    </w:p>
    <w:p w:rsidRPr="00424067" w:rsidR="00424067" w:rsidP="00424067" w:rsidRDefault="00424067" w14:paraId="1F53762E" w14:textId="77777777">
      <w:pPr>
        <w:numPr>
          <w:ilvl w:val="0"/>
          <w:numId w:val="3"/>
        </w:numPr>
        <w:shd w:val="clear" w:color="auto" w:fill="ECF0F5"/>
        <w:spacing w:after="150" w:line="240" w:lineRule="auto"/>
        <w:rPr>
          <w:rFonts w:ascii="Source Sans Pro" w:hAnsi="Source Sans Pro" w:eastAsia="Times New Roman" w:cs="Times New Roman"/>
          <w:color w:val="333333"/>
          <w:sz w:val="21"/>
          <w:szCs w:val="21"/>
        </w:rPr>
      </w:pPr>
      <w:r w:rsidRPr="00424067">
        <w:rPr>
          <w:rFonts w:ascii="Source Sans Pro" w:hAnsi="Source Sans Pro" w:eastAsia="Times New Roman" w:cs="Times New Roman"/>
          <w:color w:val="333333"/>
          <w:sz w:val="21"/>
          <w:szCs w:val="21"/>
        </w:rPr>
        <w:t>Permits simultaneous comparison of multiple trial designs for the same set of simulation parameters</w:t>
      </w:r>
    </w:p>
    <w:p w:rsidRPr="00424067" w:rsidR="00424067" w:rsidP="00424067" w:rsidRDefault="00424067" w14:paraId="5FE97C2E" w14:textId="77777777">
      <w:pPr>
        <w:numPr>
          <w:ilvl w:val="0"/>
          <w:numId w:val="3"/>
        </w:numPr>
        <w:shd w:val="clear" w:color="auto" w:fill="ECF0F5"/>
        <w:spacing w:after="150" w:line="240" w:lineRule="auto"/>
        <w:rPr>
          <w:rFonts w:ascii="Source Sans Pro" w:hAnsi="Source Sans Pro" w:eastAsia="Times New Roman" w:cs="Times New Roman"/>
          <w:color w:val="333333"/>
          <w:sz w:val="21"/>
          <w:szCs w:val="21"/>
        </w:rPr>
      </w:pPr>
      <w:r w:rsidRPr="00424067">
        <w:rPr>
          <w:rFonts w:ascii="Source Sans Pro" w:hAnsi="Source Sans Pro" w:eastAsia="Times New Roman" w:cs="Times New Roman"/>
          <w:color w:val="333333"/>
          <w:sz w:val="21"/>
          <w:szCs w:val="21"/>
        </w:rPr>
        <w:t>Dynamically generates a written report summarizing simulation results</w:t>
      </w:r>
    </w:p>
    <w:commentRangeStart w:id="8"/>
    <w:p w:rsidR="00F20598" w:rsidP="00424067" w:rsidRDefault="00424067" w14:paraId="60D979A7" w14:textId="4062243F">
      <w:pPr>
        <w:rPr>
          <w:rFonts w:ascii="Times New Roman" w:hAnsi="Times New Roman" w:eastAsia="Times New Roman" w:cs="Times New Roman"/>
          <w:sz w:val="24"/>
          <w:szCs w:val="24"/>
        </w:rPr>
      </w:pPr>
      <w:r w:rsidRPr="00424067">
        <w:rPr>
          <w:rFonts w:ascii="Times New Roman" w:hAnsi="Times New Roman" w:eastAsia="Times New Roman" w:cs="Times New Roman"/>
          <w:sz w:val="24"/>
          <w:szCs w:val="24"/>
        </w:rPr>
        <w:fldChar w:fldCharType="begin"/>
      </w:r>
      <w:r w:rsidRPr="00424067">
        <w:rPr>
          <w:rFonts w:ascii="Times New Roman" w:hAnsi="Times New Roman" w:eastAsia="Times New Roman" w:cs="Times New Roman"/>
          <w:sz w:val="24"/>
          <w:szCs w:val="24"/>
        </w:rPr>
        <w:instrText xml:space="preserve"> HYPERLINK "https://www.danafarberbostonchildrens.org/" \t "_blank" </w:instrText>
      </w:r>
      <w:r w:rsidRPr="00424067">
        <w:rPr>
          <w:rFonts w:ascii="Times New Roman" w:hAnsi="Times New Roman" w:eastAsia="Times New Roman" w:cs="Times New Roman"/>
          <w:sz w:val="24"/>
          <w:szCs w:val="24"/>
        </w:rPr>
        <w:fldChar w:fldCharType="separate"/>
      </w:r>
      <w:r w:rsidRPr="00424067">
        <w:rPr>
          <w:rFonts w:ascii="Source Sans Pro" w:hAnsi="Source Sans Pro" w:eastAsia="Times New Roman" w:cs="Times New Roman"/>
          <w:noProof/>
          <w:color w:val="3C8DBC"/>
          <w:sz w:val="21"/>
          <w:szCs w:val="21"/>
          <w:shd w:val="clear" w:color="auto" w:fill="ECF0F5"/>
        </w:rPr>
        <w:drawing>
          <wp:inline distT="0" distB="0" distL="0" distR="0" wp14:anchorId="45CF6475" wp14:editId="21A167B3">
            <wp:extent cx="5943600" cy="1143000"/>
            <wp:effectExtent l="0" t="0" r="0" b="0"/>
            <wp:docPr id="7" name="Picture 7">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Logo">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r w:rsidRPr="00424067" w:rsidR="00424067">
        <w:rPr>
          <w:rFonts w:ascii="Source Sans Pro" w:hAnsi="Source Sans Pro" w:eastAsia="Times New Roman" w:cs="Times New Roman"/>
          <w:color w:val="3C8DBC"/>
          <w:sz w:val="21"/>
          <w:szCs w:val="21"/>
          <w:u w:val="single"/>
          <w:shd w:val="clear" w:color="auto" w:fill="ECF0F5"/>
        </w:rPr>
        <w:t> </w:t>
      </w:r>
      <w:r w:rsidRPr="00424067">
        <w:rPr>
          <w:rFonts w:ascii="Times New Roman" w:hAnsi="Times New Roman" w:eastAsia="Times New Roman" w:cs="Times New Roman"/>
          <w:sz w:val="24"/>
          <w:szCs w:val="24"/>
        </w:rPr>
        <w:fldChar w:fldCharType="end"/>
      </w:r>
      <w:r w:rsidR="00424067">
        <w:t>￼</w:t>
      </w:r>
      <w:r w:rsidRPr="00424067">
        <w:rPr>
          <w:rFonts w:ascii="Source Sans Pro" w:hAnsi="Source Sans Pro" w:eastAsia="Times New Roman" w:cs="Times New Roman"/>
          <w:noProof/>
          <w:color w:val="72AFD2"/>
          <w:sz w:val="21"/>
          <w:szCs w:val="21"/>
          <w:shd w:val="clear" w:color="auto" w:fill="ECF0F5"/>
        </w:rPr>
        <w:drawing>
          <wp:inline distT="0" distB="0" distL="0" distR="0" wp14:anchorId="7EC3D1DF" wp14:editId="3FDE87F5">
            <wp:extent cx="5715000" cy="1876425"/>
            <wp:effectExtent l="0" t="0" r="0" b="0"/>
            <wp:docPr id="5" name="Picture 5">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SLogo">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876425"/>
                    </a:xfrm>
                    <a:prstGeom prst="rect">
                      <a:avLst/>
                    </a:prstGeom>
                    <a:noFill/>
                    <a:ln>
                      <a:noFill/>
                    </a:ln>
                  </pic:spPr>
                </pic:pic>
              </a:graphicData>
            </a:graphic>
          </wp:inline>
        </w:drawing>
      </w:r>
      <w:commentRangeEnd w:id="8"/>
      <w:r>
        <w:rPr>
          <w:rStyle w:val="CommentReference"/>
        </w:rPr>
        <w:commentReference w:id="8"/>
      </w:r>
      <w:r w:rsidR="00424067">
        <w:drawing>
          <wp:inline wp14:editId="485770B4" wp14:anchorId="1169DD28">
            <wp:extent cx="5715000" cy="1876425"/>
            <wp:effectExtent l="0" t="0" r="0" b="0"/>
            <wp:docPr id="5" name="Picture 5" title="">
              <a:hlinkClick r:id="R1b6d7ccd26fa48ae"/>
            </wp:docPr>
            <wp:cNvGraphicFramePr>
              <a:graphicFrameLocks noChangeAspect="1"/>
            </wp:cNvGraphicFramePr>
            <a:graphic>
              <a:graphicData uri="http://schemas.openxmlformats.org/drawingml/2006/picture">
                <pic:pic>
                  <pic:nvPicPr>
                    <pic:cNvPr id="0" name="Picture 5"/>
                    <pic:cNvPicPr/>
                  </pic:nvPicPr>
                  <pic:blipFill>
                    <a:blip r:embed="Rf72bbd96ca5e4d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15000" cy="1876425"/>
                    </a:xfrm>
                    <a:prstGeom prst="rect">
                      <a:avLst/>
                    </a:prstGeom>
                  </pic:spPr>
                </pic:pic>
              </a:graphicData>
            </a:graphic>
          </wp:inline>
        </w:drawing>
      </w:r>
      <w:r>
        <w:rPr>
          <w:rStyle w:val="CommentReference"/>
        </w:rPr>
      </w:r>
    </w:p>
    <w:p w:rsidR="00F20598" w:rsidRDefault="00F20598" w14:paraId="101555D0"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br w:type="page"/>
      </w:r>
    </w:p>
    <w:tbl>
      <w:tblPr>
        <w:tblStyle w:val="TableGrid"/>
        <w:tblW w:w="0" w:type="auto"/>
        <w:tblLook w:val="04A0" w:firstRow="1" w:lastRow="0" w:firstColumn="1" w:lastColumn="0" w:noHBand="0" w:noVBand="1"/>
      </w:tblPr>
      <w:tblGrid>
        <w:gridCol w:w="5682"/>
        <w:gridCol w:w="3668"/>
      </w:tblGrid>
      <w:tr w:rsidR="00F20598" w:rsidTr="38D684F6" w14:paraId="49345890" w14:textId="77777777">
        <w:tc>
          <w:tcPr>
            <w:tcW w:w="5670" w:type="dxa"/>
            <w:tcMar/>
          </w:tcPr>
          <w:p w:rsidR="00F20598" w:rsidP="00424067" w:rsidRDefault="00F20598" w14:paraId="5D308415" w14:textId="471B0C50">
            <w:r w:rsidR="00F20598">
              <w:drawing>
                <wp:inline wp14:editId="173D8209" wp14:anchorId="73B422A4">
                  <wp:extent cx="3471444" cy="5753821"/>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c2ed26d1823c4482">
                            <a:extLst>
                              <a:ext xmlns:a="http://schemas.openxmlformats.org/drawingml/2006/main" uri="{28A0092B-C50C-407E-A947-70E740481C1C}">
                                <a14:useLocalDpi val="0"/>
                              </a:ext>
                            </a:extLst>
                          </a:blip>
                          <a:stretch>
                            <a:fillRect/>
                          </a:stretch>
                        </pic:blipFill>
                        <pic:spPr>
                          <a:xfrm rot="0" flipH="0" flipV="0">
                            <a:off x="0" y="0"/>
                            <a:ext cx="3471444" cy="5753821"/>
                          </a:xfrm>
                          <a:prstGeom prst="rect">
                            <a:avLst/>
                          </a:prstGeom>
                        </pic:spPr>
                      </pic:pic>
                    </a:graphicData>
                  </a:graphic>
                </wp:inline>
              </w:drawing>
            </w:r>
          </w:p>
        </w:tc>
        <w:tc>
          <w:tcPr>
            <w:tcW w:w="3680" w:type="dxa"/>
            <w:tcMar/>
          </w:tcPr>
          <w:p w:rsidR="00B825F6" w:rsidP="00FF2941" w:rsidRDefault="00B825F6" w14:paraId="003B4031" w14:textId="169943C5">
            <w:pPr>
              <w:pStyle w:val="ListParagraph"/>
              <w:numPr>
                <w:ilvl w:val="0"/>
                <w:numId w:val="6"/>
              </w:numPr>
              <w:ind w:left="295" w:hanging="295"/>
            </w:pPr>
            <w:r>
              <w:t>For “Designs” parameter, please re-order options:</w:t>
            </w:r>
          </w:p>
          <w:p w:rsidR="00B825F6" w:rsidP="00B825F6" w:rsidRDefault="00B825F6" w14:paraId="126ED770" w14:textId="1EFFA5BE"/>
          <w:p w:rsidRPr="00B825F6" w:rsidR="00B825F6" w:rsidP="00B825F6" w:rsidRDefault="00B825F6" w14:paraId="5086357A" w14:textId="3AB8A08E">
            <w:pPr>
              <w:ind w:left="295"/>
              <w:rPr>
                <w:b/>
                <w:bCs/>
              </w:rPr>
            </w:pPr>
            <w:r w:rsidRPr="00B825F6">
              <w:rPr>
                <w:b/>
                <w:bCs/>
              </w:rPr>
              <w:t>3+3           CRM          TARGET-CRM</w:t>
            </w:r>
          </w:p>
          <w:p w:rsidR="00B825F6" w:rsidP="00B825F6" w:rsidRDefault="00B825F6" w14:paraId="6D6D9362" w14:textId="77777777"/>
          <w:p w:rsidR="00F20598" w:rsidP="00FF2941" w:rsidRDefault="00B825F6" w14:paraId="65EB047A" w14:textId="1287EAA9">
            <w:pPr>
              <w:pStyle w:val="ListParagraph"/>
              <w:numPr>
                <w:ilvl w:val="0"/>
                <w:numId w:val="6"/>
              </w:numPr>
              <w:ind w:left="295" w:hanging="295"/>
            </w:pPr>
            <w:r>
              <w:t>Replace</w:t>
            </w:r>
            <w:r w:rsidR="00E9304B">
              <w:t xml:space="preserve"> text: “</w:t>
            </w:r>
            <w:r w:rsidRPr="00B825F6">
              <w:rPr>
                <w:b/>
                <w:bCs/>
                <w:color w:val="FF0000"/>
              </w:rPr>
              <w:t>Number of Dose Levels</w:t>
            </w:r>
            <w:r w:rsidR="00E9304B">
              <w:t>”</w:t>
            </w:r>
          </w:p>
          <w:p w:rsidR="00E9304B" w:rsidP="00FF2941" w:rsidRDefault="00E9304B" w14:paraId="7740F3E2" w14:textId="77777777">
            <w:pPr>
              <w:pStyle w:val="ListParagraph"/>
              <w:numPr>
                <w:ilvl w:val="0"/>
                <w:numId w:val="6"/>
              </w:numPr>
              <w:ind w:left="295" w:hanging="295"/>
            </w:pPr>
            <w:r>
              <w:t>I</w:t>
            </w:r>
            <w:r w:rsidRPr="00E9304B">
              <w:t>n help text for dose level labels, there is a typo in “sep</w:t>
            </w:r>
            <w:r w:rsidRPr="00E9304B">
              <w:rPr>
                <w:b/>
                <w:bCs/>
                <w:color w:val="FF0000"/>
              </w:rPr>
              <w:t>a</w:t>
            </w:r>
            <w:r w:rsidRPr="00E9304B">
              <w:t>rated”</w:t>
            </w:r>
          </w:p>
          <w:p w:rsidR="00E9304B" w:rsidP="00FF2941" w:rsidRDefault="00E9304B" w14:paraId="0DE5AD9C" w14:textId="3FF34798">
            <w:pPr>
              <w:pStyle w:val="ListParagraph"/>
              <w:numPr>
                <w:ilvl w:val="0"/>
                <w:numId w:val="6"/>
              </w:numPr>
              <w:ind w:left="295" w:hanging="295"/>
            </w:pPr>
            <w:r>
              <w:t xml:space="preserve">For Target Toxicity Probability help text, revise to: “Please enter the true toxicity probabilities for each dose level </w:t>
            </w:r>
            <w:r w:rsidRPr="007B3C9E" w:rsidR="007B3C9E">
              <w:rPr>
                <w:b/>
                <w:bCs/>
                <w:color w:val="FF0000"/>
              </w:rPr>
              <w:t>(</w:t>
            </w:r>
            <w:r w:rsidRPr="00E9304B">
              <w:rPr>
                <w:b/>
                <w:bCs/>
                <w:color w:val="FF0000"/>
              </w:rPr>
              <w:t>separated by commas</w:t>
            </w:r>
            <w:r w:rsidR="007B3C9E">
              <w:rPr>
                <w:b/>
                <w:bCs/>
                <w:color w:val="FF0000"/>
              </w:rPr>
              <w:t>)</w:t>
            </w:r>
            <w:r>
              <w:t>. Toxicity probabilities must increase with each subsequent dose level.</w:t>
            </w:r>
          </w:p>
          <w:p w:rsidR="008B3417" w:rsidP="00FF2941" w:rsidRDefault="008B3417" w14:paraId="17F2123B" w14:textId="4FF407E1">
            <w:pPr>
              <w:pStyle w:val="ListParagraph"/>
              <w:numPr>
                <w:ilvl w:val="0"/>
                <w:numId w:val="6"/>
              </w:numPr>
              <w:ind w:left="295" w:hanging="295"/>
            </w:pPr>
            <w:r>
              <w:t xml:space="preserve">Start Dose Level: </w:t>
            </w:r>
            <w:commentRangeStart w:id="9"/>
            <w:r>
              <w:t>Can the drop</w:t>
            </w:r>
            <w:r w:rsidR="000240ED">
              <w:t>-</w:t>
            </w:r>
            <w:r>
              <w:t>down menu reflect the dose level labels entered in the previous input?</w:t>
            </w:r>
            <w:commentRangeEnd w:id="9"/>
            <w:r w:rsidR="00DB6759">
              <w:rPr>
                <w:rStyle w:val="CommentReference"/>
              </w:rPr>
              <w:commentReference w:id="9"/>
            </w:r>
          </w:p>
          <w:p w:rsidR="008B3417" w:rsidP="00FF2941" w:rsidRDefault="008B3417" w14:paraId="23857325" w14:textId="2EED1A51">
            <w:pPr>
              <w:pStyle w:val="ListParagraph"/>
              <w:numPr>
                <w:ilvl w:val="0"/>
                <w:numId w:val="6"/>
              </w:numPr>
              <w:ind w:left="295" w:hanging="295"/>
            </w:pPr>
            <w:r>
              <w:t xml:space="preserve">Number of simulated trials -&gt; </w:t>
            </w:r>
            <w:r w:rsidR="00936E8E">
              <w:t>please use increments of 100 for the slider.</w:t>
            </w:r>
          </w:p>
          <w:p w:rsidR="008B3417" w:rsidP="00FF2941" w:rsidRDefault="008B3417" w14:paraId="1620A4BB" w14:textId="379342D1">
            <w:pPr>
              <w:pStyle w:val="ListParagraph"/>
              <w:numPr>
                <w:ilvl w:val="0"/>
                <w:numId w:val="6"/>
              </w:numPr>
              <w:ind w:left="295" w:hanging="295"/>
            </w:pPr>
            <w:r>
              <w:t>Target toxicity probability -&gt; please use increments of 0.01 rather than 0.1 for the slider. For example, I select use a toxicity probability of 0.25 currently.</w:t>
            </w:r>
          </w:p>
          <w:p w:rsidR="008B3417" w:rsidP="00FF2941" w:rsidRDefault="008B3417" w14:paraId="277712CF" w14:textId="3F321B37">
            <w:pPr>
              <w:pStyle w:val="ListParagraph"/>
              <w:numPr>
                <w:ilvl w:val="0"/>
                <w:numId w:val="6"/>
              </w:numPr>
              <w:ind w:left="295" w:hanging="295"/>
            </w:pPr>
            <w:r>
              <w:t>Proportion of Patients from Cohort B -&gt; please use increments of 0.01 rather than 0.1 for the slider.</w:t>
            </w:r>
          </w:p>
          <w:p w:rsidR="008B3417" w:rsidP="00FF2941" w:rsidRDefault="008B3417" w14:paraId="004AF0F0" w14:textId="75391F5C">
            <w:pPr>
              <w:pStyle w:val="ListParagraph"/>
              <w:numPr>
                <w:ilvl w:val="0"/>
                <w:numId w:val="6"/>
              </w:numPr>
              <w:ind w:left="295" w:hanging="295"/>
            </w:pPr>
            <w:r>
              <w:t xml:space="preserve">Revise text for </w:t>
            </w:r>
            <w:r w:rsidRPr="008B3417">
              <w:t>Prior Toxicity Probability Vector</w:t>
            </w:r>
            <w:r>
              <w:t xml:space="preserve">: “Please enter the true toxicity probabilities for each dose level </w:t>
            </w:r>
            <w:r w:rsidRPr="007B3C9E" w:rsidR="007B3C9E">
              <w:rPr>
                <w:b/>
                <w:bCs/>
                <w:color w:val="FF0000"/>
              </w:rPr>
              <w:t>(</w:t>
            </w:r>
            <w:r w:rsidRPr="00E9304B">
              <w:rPr>
                <w:b/>
                <w:bCs/>
                <w:color w:val="FF0000"/>
              </w:rPr>
              <w:t>separated by commas</w:t>
            </w:r>
            <w:r w:rsidR="007B3C9E">
              <w:rPr>
                <w:b/>
                <w:bCs/>
                <w:color w:val="FF0000"/>
              </w:rPr>
              <w:t>)</w:t>
            </w:r>
            <w:r>
              <w:t>. Toxicity probabilities must increase with each subsequent dose level.”</w:t>
            </w:r>
          </w:p>
          <w:p w:rsidR="00E9304B" w:rsidP="00E9304B" w:rsidRDefault="00E9304B" w14:paraId="2947F951" w14:textId="464CDDCC"/>
        </w:tc>
      </w:tr>
      <w:tr w:rsidR="00B825F6" w:rsidTr="38D684F6" w14:paraId="2F3A17E2" w14:textId="77777777">
        <w:tc>
          <w:tcPr>
            <w:tcW w:w="5670" w:type="dxa"/>
            <w:tcMar/>
          </w:tcPr>
          <w:p w:rsidR="00B825F6" w:rsidP="00424067" w:rsidRDefault="00B825F6" w14:paraId="384B012E" w14:textId="77777777">
            <w:pPr>
              <w:rPr>
                <w:noProof/>
              </w:rPr>
            </w:pPr>
          </w:p>
        </w:tc>
        <w:tc>
          <w:tcPr>
            <w:tcW w:w="3680" w:type="dxa"/>
            <w:tcMar/>
          </w:tcPr>
          <w:p w:rsidR="00B825F6" w:rsidP="00FF2941" w:rsidRDefault="00B825F6" w14:paraId="30790ED0" w14:textId="77777777">
            <w:pPr>
              <w:pStyle w:val="ListParagraph"/>
              <w:numPr>
                <w:ilvl w:val="0"/>
                <w:numId w:val="6"/>
              </w:numPr>
              <w:ind w:left="295" w:hanging="295"/>
            </w:pPr>
          </w:p>
        </w:tc>
      </w:tr>
    </w:tbl>
    <w:p w:rsidR="007718C0" w:rsidP="00424067" w:rsidRDefault="007718C0" w14:paraId="19A09433" w14:textId="2CD01DFC"/>
    <w:tbl>
      <w:tblPr>
        <w:tblStyle w:val="TableGrid"/>
        <w:tblW w:w="0" w:type="auto"/>
        <w:tblLook w:val="04A0" w:firstRow="1" w:lastRow="0" w:firstColumn="1" w:lastColumn="0" w:noHBand="0" w:noVBand="1"/>
      </w:tblPr>
      <w:tblGrid>
        <w:gridCol w:w="5826"/>
        <w:gridCol w:w="3524"/>
      </w:tblGrid>
      <w:tr w:rsidR="00E9304B" w:rsidTr="38D684F6" w14:paraId="3B2AE86F" w14:textId="77777777">
        <w:tc>
          <w:tcPr>
            <w:tcW w:w="4675" w:type="dxa"/>
            <w:tcMar/>
          </w:tcPr>
          <w:p w:rsidR="00E9304B" w:rsidP="00424067" w:rsidRDefault="00E9304B" w14:paraId="7DCE9798" w14:textId="052C20C3">
            <w:r w:rsidR="00E9304B">
              <w:drawing>
                <wp:inline wp14:editId="2253BCFC" wp14:anchorId="08F1795D">
                  <wp:extent cx="3559387" cy="5814203"/>
                  <wp:effectExtent l="0" t="0" r="3175" b="0"/>
                  <wp:docPr id="9" name="Picture 9" title=""/>
                  <wp:cNvGraphicFramePr>
                    <a:graphicFrameLocks noChangeAspect="1"/>
                  </wp:cNvGraphicFramePr>
                  <a:graphic>
                    <a:graphicData uri="http://schemas.openxmlformats.org/drawingml/2006/picture">
                      <pic:pic>
                        <pic:nvPicPr>
                          <pic:cNvPr id="0" name="Picture 9"/>
                          <pic:cNvPicPr/>
                        </pic:nvPicPr>
                        <pic:blipFill>
                          <a:blip r:embed="R437978e278b5495f">
                            <a:extLst>
                              <a:ext xmlns:a="http://schemas.openxmlformats.org/drawingml/2006/main" uri="{28A0092B-C50C-407E-A947-70E740481C1C}">
                                <a14:useLocalDpi val="0"/>
                              </a:ext>
                            </a:extLst>
                          </a:blip>
                          <a:stretch>
                            <a:fillRect/>
                          </a:stretch>
                        </pic:blipFill>
                        <pic:spPr>
                          <a:xfrm rot="0" flipH="0" flipV="0">
                            <a:off x="0" y="0"/>
                            <a:ext cx="3559387" cy="5814203"/>
                          </a:xfrm>
                          <a:prstGeom prst="rect">
                            <a:avLst/>
                          </a:prstGeom>
                        </pic:spPr>
                      </pic:pic>
                    </a:graphicData>
                  </a:graphic>
                </wp:inline>
              </w:drawing>
            </w:r>
          </w:p>
        </w:tc>
        <w:tc>
          <w:tcPr>
            <w:tcW w:w="4675" w:type="dxa"/>
            <w:tcMar/>
          </w:tcPr>
          <w:p w:rsidR="00E9304B" w:rsidP="00FF2941" w:rsidRDefault="00E9304B" w14:paraId="2B87EEC6" w14:textId="29F2476E">
            <w:pPr>
              <w:pStyle w:val="ListParagraph"/>
              <w:numPr>
                <w:ilvl w:val="0"/>
                <w:numId w:val="6"/>
              </w:numPr>
              <w:ind w:left="442" w:hanging="425"/>
            </w:pPr>
            <w:r>
              <w:t>Replace text: Patient enrollment rate: “</w:t>
            </w:r>
            <w:r w:rsidRPr="00E9304B">
              <w:rPr>
                <w:b/>
                <w:bCs/>
                <w:color w:val="FF0000"/>
              </w:rPr>
              <w:t>Average Time (</w:t>
            </w:r>
            <w:r>
              <w:rPr>
                <w:b/>
                <w:bCs/>
                <w:color w:val="FF0000"/>
              </w:rPr>
              <w:t xml:space="preserve">in </w:t>
            </w:r>
            <w:r w:rsidRPr="00E9304B">
              <w:rPr>
                <w:b/>
                <w:bCs/>
                <w:color w:val="FF0000"/>
              </w:rPr>
              <w:t>Days) Between Patient Enrollments</w:t>
            </w:r>
            <w:r>
              <w:t>”</w:t>
            </w:r>
          </w:p>
          <w:p w:rsidR="00E9304B" w:rsidP="00FF2941" w:rsidRDefault="00E9304B" w14:paraId="11E8DA42" w14:textId="77777777">
            <w:pPr>
              <w:pStyle w:val="ListParagraph"/>
              <w:numPr>
                <w:ilvl w:val="0"/>
                <w:numId w:val="6"/>
              </w:numPr>
              <w:ind w:left="442" w:hanging="425"/>
            </w:pPr>
            <w:r>
              <w:t xml:space="preserve">Revise text: “Duration of DLT Observation Period </w:t>
            </w:r>
            <w:r w:rsidRPr="00936E8E">
              <w:rPr>
                <w:b/>
                <w:bCs/>
                <w:color w:val="FF0000"/>
              </w:rPr>
              <w:t>(in Days)</w:t>
            </w:r>
            <w:r>
              <w:t>”</w:t>
            </w:r>
          </w:p>
          <w:p w:rsidR="00E9304B" w:rsidP="00FF2941" w:rsidRDefault="008B3417" w14:paraId="0C7515A8" w14:textId="77777777">
            <w:pPr>
              <w:pStyle w:val="ListParagraph"/>
              <w:numPr>
                <w:ilvl w:val="0"/>
                <w:numId w:val="6"/>
              </w:numPr>
              <w:ind w:left="442" w:hanging="425"/>
            </w:pPr>
            <w:commentRangeStart w:id="10"/>
            <w:r>
              <w:t>The “Proportion of Patients from Cohort B” parameter should only pop up when the TARGET-CRM design is selected. Use fixed Cohort B proportion = 0 when 3+3 or/and CRM are selected.</w:t>
            </w:r>
            <w:commentRangeEnd w:id="10"/>
            <w:r w:rsidR="00936E8E">
              <w:rPr>
                <w:rStyle w:val="CommentReference"/>
              </w:rPr>
              <w:commentReference w:id="10"/>
            </w:r>
          </w:p>
          <w:p w:rsidR="000240ED" w:rsidP="00FF2941" w:rsidRDefault="000240ED" w14:paraId="07EE08D0" w14:textId="77777777">
            <w:pPr>
              <w:pStyle w:val="ListParagraph"/>
              <w:numPr>
                <w:ilvl w:val="0"/>
                <w:numId w:val="6"/>
              </w:numPr>
              <w:ind w:left="442" w:hanging="425"/>
            </w:pPr>
            <w:r>
              <w:t>Revise help text for Proportion of Patients from Cohort B: “</w:t>
            </w:r>
            <w:r w:rsidRPr="00B150A2">
              <w:rPr>
                <w:b/>
                <w:bCs/>
                <w:color w:val="FF0000"/>
              </w:rPr>
              <w:t>Patients belong to either Cohort A</w:t>
            </w:r>
            <w:r w:rsidRPr="00B150A2" w:rsidR="00B150A2">
              <w:rPr>
                <w:b/>
                <w:bCs/>
                <w:color w:val="FF0000"/>
              </w:rPr>
              <w:t xml:space="preserve"> (general enrollment)</w:t>
            </w:r>
            <w:r w:rsidRPr="00B150A2">
              <w:rPr>
                <w:b/>
                <w:bCs/>
                <w:color w:val="FF0000"/>
              </w:rPr>
              <w:t xml:space="preserve"> </w:t>
            </w:r>
            <w:r w:rsidRPr="00B150A2" w:rsidR="00B150A2">
              <w:rPr>
                <w:b/>
                <w:bCs/>
                <w:color w:val="FF0000"/>
              </w:rPr>
              <w:t>or Cohort B (enrichment cohort).</w:t>
            </w:r>
            <w:r w:rsidRPr="00B150A2" w:rsidR="00B150A2">
              <w:rPr>
                <w:color w:val="FF0000"/>
              </w:rPr>
              <w:t xml:space="preserve"> </w:t>
            </w:r>
            <w:r w:rsidR="00B150A2">
              <w:t xml:space="preserve">Please enter the proportion of enrolled patients belonging to Cohort B. </w:t>
            </w:r>
            <w:r w:rsidRPr="00B150A2" w:rsidR="00B150A2">
              <w:rPr>
                <w:b/>
                <w:bCs/>
                <w:color w:val="FF0000"/>
              </w:rPr>
              <w:t>Enter a proportion of 0 if no enrichment cohort is needed.</w:t>
            </w:r>
            <w:r w:rsidR="00B150A2">
              <w:t>”</w:t>
            </w:r>
          </w:p>
          <w:p w:rsidR="00B150A2" w:rsidP="00FF2941" w:rsidRDefault="00B150A2" w14:paraId="799A9AA0" w14:textId="01CD9D8C">
            <w:pPr>
              <w:pStyle w:val="ListParagraph"/>
              <w:numPr>
                <w:ilvl w:val="0"/>
                <w:numId w:val="6"/>
              </w:numPr>
              <w:ind w:left="442" w:hanging="425"/>
            </w:pPr>
            <w:r>
              <w:t xml:space="preserve">Revise help text for Minimum enrollment of Cohort B patients (Optional): </w:t>
            </w:r>
            <w:r w:rsidRPr="00B150A2">
              <w:rPr>
                <w:b/>
                <w:bCs/>
                <w:color w:val="FF0000"/>
              </w:rPr>
              <w:t>“An optional feature is to require a trial to enroll a minimum number of Cohort B patients. Once the maximum N is attained, enrollment of Cohort A patients will be suspended and only Cohort B patients may enroll until the minimum number has been attained. Please enter the minimum number of Cohort B patients to be enrolled in a trial. Enter 0 if no minimum number is required.”</w:t>
            </w:r>
          </w:p>
        </w:tc>
      </w:tr>
    </w:tbl>
    <w:p w:rsidR="007B3C9E" w:rsidP="00424067" w:rsidRDefault="007B3C9E" w14:paraId="2BF8F739" w14:textId="3D167F82"/>
    <w:p w:rsidR="007B3C9E" w:rsidRDefault="007B3C9E" w14:paraId="232670CD" w14:textId="77777777">
      <w:r>
        <w:br w:type="page"/>
      </w:r>
    </w:p>
    <w:p w:rsidR="00F20598" w:rsidP="00B825F6" w:rsidRDefault="00B825F6" w14:paraId="198276DB" w14:textId="5AD6F7FE">
      <w:pPr>
        <w:pStyle w:val="Heading2"/>
      </w:pPr>
      <w:r>
        <w:lastRenderedPageBreak/>
        <w:t>Design tab: Input Parameters</w:t>
      </w:r>
    </w:p>
    <w:p w:rsidR="00B825F6" w:rsidP="00B825F6" w:rsidRDefault="00B825F6" w14:paraId="0D7A2672" w14:textId="5312C782">
      <w:r>
        <w:t xml:space="preserve">The input parameters should be </w:t>
      </w:r>
      <w:r w:rsidRPr="00696C7A">
        <w:rPr>
          <w:b/>
          <w:bCs/>
        </w:rPr>
        <w:t>reordered</w:t>
      </w:r>
      <w:r>
        <w:t xml:space="preserve"> and </w:t>
      </w:r>
      <w:r w:rsidRPr="00696C7A">
        <w:rPr>
          <w:b/>
          <w:bCs/>
        </w:rPr>
        <w:t>grouped into three “tiers”</w:t>
      </w:r>
      <w:r>
        <w:t>.</w:t>
      </w:r>
    </w:p>
    <w:p w:rsidRPr="009F2B36" w:rsidR="00B825F6" w:rsidP="00B825F6" w:rsidRDefault="00B825F6" w14:paraId="020F8295" w14:textId="10C9A16E">
      <w:pPr>
        <w:pStyle w:val="ListParagraph"/>
        <w:numPr>
          <w:ilvl w:val="0"/>
          <w:numId w:val="9"/>
        </w:numPr>
        <w:rPr>
          <w:b/>
          <w:bCs/>
        </w:rPr>
      </w:pPr>
      <w:r w:rsidRPr="009F2B36">
        <w:rPr>
          <w:b/>
          <w:bCs/>
        </w:rPr>
        <w:t>Tier 1: Input parameters for all designs (3+3, TARGET-CRM, CRM)</w:t>
      </w:r>
    </w:p>
    <w:p w:rsidR="009F2B36" w:rsidP="00B825F6" w:rsidRDefault="009F2B36" w14:paraId="1706816E" w14:textId="16203890">
      <w:pPr>
        <w:pStyle w:val="ListParagraph"/>
        <w:numPr>
          <w:ilvl w:val="1"/>
          <w:numId w:val="9"/>
        </w:numPr>
      </w:pPr>
      <w:r>
        <w:t>Designs</w:t>
      </w:r>
    </w:p>
    <w:p w:rsidR="00B825F6" w:rsidP="00B825F6" w:rsidRDefault="00B825F6" w14:paraId="098EF402" w14:textId="438D190B">
      <w:pPr>
        <w:pStyle w:val="ListParagraph"/>
        <w:numPr>
          <w:ilvl w:val="1"/>
          <w:numId w:val="9"/>
        </w:numPr>
      </w:pPr>
      <w:r>
        <w:t>Number of Dose Levels</w:t>
      </w:r>
    </w:p>
    <w:p w:rsidR="00B825F6" w:rsidP="00B825F6" w:rsidRDefault="00B825F6" w14:paraId="00503623" w14:textId="263EC5B2">
      <w:pPr>
        <w:pStyle w:val="ListParagraph"/>
        <w:numPr>
          <w:ilvl w:val="1"/>
          <w:numId w:val="9"/>
        </w:numPr>
      </w:pPr>
      <w:r>
        <w:t>Dose Level Labels</w:t>
      </w:r>
    </w:p>
    <w:p w:rsidR="00B825F6" w:rsidP="00B825F6" w:rsidRDefault="00B825F6" w14:paraId="5132FC61" w14:textId="668C48E4">
      <w:pPr>
        <w:pStyle w:val="ListParagraph"/>
        <w:numPr>
          <w:ilvl w:val="1"/>
          <w:numId w:val="9"/>
        </w:numPr>
      </w:pPr>
      <w:r>
        <w:t>Starting Dose Level</w:t>
      </w:r>
    </w:p>
    <w:p w:rsidR="009F2B36" w:rsidP="00B825F6" w:rsidRDefault="009F2B36" w14:paraId="2ED54D30" w14:textId="699469D2">
      <w:pPr>
        <w:pStyle w:val="ListParagraph"/>
        <w:numPr>
          <w:ilvl w:val="1"/>
          <w:numId w:val="9"/>
        </w:numPr>
      </w:pPr>
      <w:r>
        <w:t>Number of Simulated Trials</w:t>
      </w:r>
    </w:p>
    <w:p w:rsidR="009F2B36" w:rsidP="00B825F6" w:rsidRDefault="009F2B36" w14:paraId="7DAC837D" w14:textId="74E56992">
      <w:pPr>
        <w:pStyle w:val="ListParagraph"/>
        <w:numPr>
          <w:ilvl w:val="1"/>
          <w:numId w:val="9"/>
        </w:numPr>
      </w:pPr>
      <w:r>
        <w:t>Target Toxicity Probability</w:t>
      </w:r>
    </w:p>
    <w:p w:rsidR="009F2B36" w:rsidP="00B825F6" w:rsidRDefault="009F2B36" w14:paraId="20100EC9" w14:textId="7C32E560">
      <w:pPr>
        <w:pStyle w:val="ListParagraph"/>
        <w:numPr>
          <w:ilvl w:val="1"/>
          <w:numId w:val="9"/>
        </w:numPr>
      </w:pPr>
      <w:r>
        <w:t>True Toxicity Probability Vector</w:t>
      </w:r>
    </w:p>
    <w:p w:rsidR="009F2B36" w:rsidP="00B825F6" w:rsidRDefault="009F2B36" w14:paraId="4796974D" w14:textId="58470462">
      <w:pPr>
        <w:pStyle w:val="ListParagraph"/>
        <w:numPr>
          <w:ilvl w:val="1"/>
          <w:numId w:val="9"/>
        </w:numPr>
      </w:pPr>
      <w:r>
        <w:t>Patient Enrollment Rate</w:t>
      </w:r>
    </w:p>
    <w:p w:rsidR="009F2B36" w:rsidP="00B825F6" w:rsidRDefault="009F2B36" w14:paraId="3780072F" w14:textId="3E5E6C4A">
      <w:pPr>
        <w:pStyle w:val="ListParagraph"/>
        <w:numPr>
          <w:ilvl w:val="1"/>
          <w:numId w:val="9"/>
        </w:numPr>
      </w:pPr>
      <w:r>
        <w:t>Duration of DLT Observation Period</w:t>
      </w:r>
    </w:p>
    <w:p w:rsidRPr="009F2B36" w:rsidR="009F2B36" w:rsidP="009F2B36" w:rsidRDefault="009F2B36" w14:paraId="476D34BD" w14:textId="351155F6">
      <w:pPr>
        <w:pStyle w:val="ListParagraph"/>
        <w:numPr>
          <w:ilvl w:val="0"/>
          <w:numId w:val="9"/>
        </w:numPr>
        <w:rPr>
          <w:b/>
          <w:bCs/>
        </w:rPr>
      </w:pPr>
      <w:r w:rsidRPr="009F2B36">
        <w:rPr>
          <w:b/>
          <w:bCs/>
        </w:rPr>
        <w:t>Tier 2: Input parameters for TARGET-CRM and CRM</w:t>
      </w:r>
      <w:r>
        <w:rPr>
          <w:b/>
          <w:bCs/>
        </w:rPr>
        <w:t xml:space="preserve"> only</w:t>
      </w:r>
    </w:p>
    <w:p w:rsidR="009F2B36" w:rsidP="009F2B36" w:rsidRDefault="009F2B36" w14:paraId="49426FAA" w14:textId="3EC8EAE1">
      <w:pPr>
        <w:pStyle w:val="ListParagraph"/>
        <w:numPr>
          <w:ilvl w:val="1"/>
          <w:numId w:val="9"/>
        </w:numPr>
      </w:pPr>
      <w:r>
        <w:t>Prior Toxicity Probability Vector</w:t>
      </w:r>
    </w:p>
    <w:p w:rsidR="009F2B36" w:rsidP="009F2B36" w:rsidRDefault="009F2B36" w14:paraId="3CE79E4B" w14:textId="41F3E1F1">
      <w:pPr>
        <w:pStyle w:val="ListParagraph"/>
        <w:numPr>
          <w:ilvl w:val="1"/>
          <w:numId w:val="9"/>
        </w:numPr>
      </w:pPr>
      <w:r>
        <w:t>Maximum Sample Size</w:t>
      </w:r>
    </w:p>
    <w:p w:rsidR="009F2B36" w:rsidP="009F2B36" w:rsidRDefault="009F2B36" w14:paraId="442FBC08" w14:textId="5AB51483">
      <w:pPr>
        <w:pStyle w:val="ListParagraph"/>
        <w:numPr>
          <w:ilvl w:val="1"/>
          <w:numId w:val="9"/>
        </w:numPr>
      </w:pPr>
      <w:r>
        <w:t>Cohort Size</w:t>
      </w:r>
    </w:p>
    <w:p w:rsidR="009F2B36" w:rsidP="009F2B36" w:rsidRDefault="009F2B36" w14:paraId="6FE0BFE0" w14:textId="365FEC83">
      <w:pPr>
        <w:pStyle w:val="ListParagraph"/>
        <w:numPr>
          <w:ilvl w:val="0"/>
          <w:numId w:val="9"/>
        </w:numPr>
        <w:rPr>
          <w:b/>
          <w:bCs/>
        </w:rPr>
      </w:pPr>
      <w:r w:rsidRPr="009F2B36">
        <w:rPr>
          <w:b/>
          <w:bCs/>
        </w:rPr>
        <w:t xml:space="preserve">Tier 3: </w:t>
      </w:r>
      <w:r>
        <w:rPr>
          <w:b/>
          <w:bCs/>
        </w:rPr>
        <w:t>Input parameters for TARGET-CRM ONLY</w:t>
      </w:r>
    </w:p>
    <w:p w:rsidR="009F2B36" w:rsidP="009F2B36" w:rsidRDefault="009F2B36" w14:paraId="190121AA" w14:textId="650377EA">
      <w:pPr>
        <w:pStyle w:val="ListParagraph"/>
        <w:numPr>
          <w:ilvl w:val="1"/>
          <w:numId w:val="9"/>
        </w:numPr>
      </w:pPr>
      <w:r>
        <w:t>Proportion of Patients from Cohort B (TARGET-CRM only)</w:t>
      </w:r>
    </w:p>
    <w:p w:rsidR="009F2B36" w:rsidP="009F2B36" w:rsidRDefault="009F2B36" w14:paraId="5C1C5F03" w14:textId="511C3E93">
      <w:pPr>
        <w:pStyle w:val="ListParagraph"/>
        <w:numPr>
          <w:ilvl w:val="1"/>
          <w:numId w:val="9"/>
        </w:numPr>
      </w:pPr>
      <w:r>
        <w:t>Minimum Enrollment of Cohort B Patients (Optional)</w:t>
      </w:r>
    </w:p>
    <w:p w:rsidR="009F2B36" w:rsidP="009F2B36" w:rsidRDefault="009F2B36" w14:paraId="43995CD4" w14:textId="53569D1D">
      <w:pPr>
        <w:pStyle w:val="Heading3"/>
      </w:pPr>
      <w:r>
        <w:t>Functional requirements:</w:t>
      </w:r>
    </w:p>
    <w:p w:rsidR="009F2B36" w:rsidP="009F2B36" w:rsidRDefault="009F2B36" w14:paraId="3CD6518E" w14:textId="78351ED4">
      <w:pPr>
        <w:pStyle w:val="ListParagraph"/>
        <w:numPr>
          <w:ilvl w:val="0"/>
          <w:numId w:val="10"/>
        </w:numPr>
      </w:pPr>
      <w:r>
        <w:t>Tier 1 parameters should always be present, regardless of design selected.</w:t>
      </w:r>
    </w:p>
    <w:p w:rsidR="009F2B36" w:rsidP="009F2B36" w:rsidRDefault="009F2B36" w14:paraId="28EC9E8F" w14:textId="648A1999">
      <w:pPr>
        <w:pStyle w:val="ListParagraph"/>
        <w:numPr>
          <w:ilvl w:val="0"/>
          <w:numId w:val="10"/>
        </w:numPr>
      </w:pPr>
      <w:r>
        <w:t>Tier 2 parameters should be present ONLY IF CRM or TARGET-CRM is selected.</w:t>
      </w:r>
    </w:p>
    <w:p w:rsidRPr="009F2B36" w:rsidR="009F2B36" w:rsidP="009F2B36" w:rsidRDefault="009F2B36" w14:paraId="2104FBE5" w14:textId="6B92A59A">
      <w:pPr>
        <w:pStyle w:val="ListParagraph"/>
        <w:numPr>
          <w:ilvl w:val="0"/>
          <w:numId w:val="10"/>
        </w:numPr>
      </w:pPr>
      <w:r>
        <w:t>Tier 3 parameters should be present ONLY IF TARGET-CRM is selected.</w:t>
      </w:r>
    </w:p>
    <w:sectPr w:rsidRPr="009F2B36" w:rsidR="009F2B36">
      <w:pgSz w:w="12240" w:h="15840"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 w:author="Clement" w:date="2021-05-19T16:08:00Z" w:id="6">
    <w:p w:rsidR="00424067" w:rsidRDefault="00424067" w14:paraId="26C56E74" w14:textId="0EEED7A2">
      <w:pPr>
        <w:pStyle w:val="CommentText"/>
      </w:pPr>
      <w:r>
        <w:rPr>
          <w:rStyle w:val="CommentReference"/>
        </w:rPr>
        <w:annotationRef/>
      </w:r>
      <w:r>
        <w:t xml:space="preserve">Include link: </w:t>
      </w:r>
      <w:hyperlink w:history="1" r:id="rId1">
        <w:r w:rsidRPr="00992FCF">
          <w:rPr>
            <w:rStyle w:val="Hyperlink"/>
          </w:rPr>
          <w:t>https://pubmed.ncbi.nlm.nih.gov/2350571/</w:t>
        </w:r>
      </w:hyperlink>
    </w:p>
    <w:p w:rsidR="00DB6759" w:rsidRDefault="00DB6759" w14:paraId="40CA7F77" w14:textId="77D1D866">
      <w:pPr>
        <w:pStyle w:val="CommentText"/>
      </w:pPr>
    </w:p>
  </w:comment>
  <w:comment w:initials="C" w:author="Clement" w:date="2021-05-19T16:10:00Z" w:id="7">
    <w:p w:rsidR="00424067" w:rsidRDefault="00424067" w14:paraId="2C5B14EE" w14:textId="65FA1325">
      <w:pPr>
        <w:pStyle w:val="CommentText"/>
      </w:pPr>
      <w:r>
        <w:rPr>
          <w:rStyle w:val="CommentReference"/>
        </w:rPr>
        <w:annotationRef/>
      </w:r>
      <w:r>
        <w:t xml:space="preserve">Include link: </w:t>
      </w:r>
      <w:hyperlink w:history="1" r:id="rId2">
        <w:r w:rsidRPr="00992FCF">
          <w:rPr>
            <w:rStyle w:val="Hyperlink"/>
          </w:rPr>
          <w:t>https://pubmed.ncbi.nlm.nih.gov/2790129/</w:t>
        </w:r>
      </w:hyperlink>
    </w:p>
    <w:p w:rsidR="00424067" w:rsidRDefault="00424067" w14:paraId="0A370376" w14:textId="318FCE25">
      <w:pPr>
        <w:pStyle w:val="CommentText"/>
      </w:pPr>
    </w:p>
  </w:comment>
  <w:comment w:initials="C" w:author="Clement" w:date="2021-05-19T16:07:00Z" w:id="8">
    <w:p w:rsidR="00424067" w:rsidRDefault="00424067" w14:paraId="478C3E76" w14:textId="5BCF750E">
      <w:pPr>
        <w:pStyle w:val="CommentText"/>
      </w:pPr>
      <w:r>
        <w:t xml:space="preserve">Wendy </w:t>
      </w:r>
      <w:r>
        <w:rPr>
          <w:rStyle w:val="CommentReference"/>
        </w:rPr>
        <w:annotationRef/>
      </w:r>
      <w:r>
        <w:t>to investigate whether permission is needed to include DFCI/BCH and HMS logos.</w:t>
      </w:r>
    </w:p>
  </w:comment>
  <w:comment w:initials="C" w:author="Clement" w:date="2021-05-20T15:48:00Z" w:id="9">
    <w:p w:rsidR="00DB6759" w:rsidRDefault="00DB6759" w14:paraId="2702A2E2" w14:textId="34648ADC">
      <w:pPr>
        <w:pStyle w:val="CommentText"/>
      </w:pPr>
      <w:r>
        <w:rPr>
          <w:rStyle w:val="CommentReference"/>
        </w:rPr>
        <w:annotationRef/>
      </w:r>
      <w:r>
        <w:t>Easy to change but need to modify the input to the function</w:t>
      </w:r>
    </w:p>
  </w:comment>
  <w:comment w:initials="C" w:author="Clement" w:date="2021-05-20T15:59:00Z" w:id="10">
    <w:p w:rsidR="007B3C9E" w:rsidRDefault="00936E8E" w14:paraId="157D1014" w14:textId="6256B142">
      <w:pPr>
        <w:pStyle w:val="CommentText"/>
      </w:pPr>
      <w:r>
        <w:rPr>
          <w:rStyle w:val="CommentReference"/>
        </w:rPr>
        <w:annotationRef/>
      </w:r>
      <w:r w:rsidR="007B3C9E">
        <w:t>See Page 3 below for details.</w:t>
      </w:r>
    </w:p>
    <w:p w:rsidR="007B3C9E" w:rsidRDefault="007B3C9E" w14:paraId="6983D699" w14:textId="77777777">
      <w:pPr>
        <w:pStyle w:val="CommentText"/>
      </w:pPr>
    </w:p>
    <w:p w:rsidR="00936E8E" w:rsidRDefault="00936E8E" w14:paraId="1F4D6843" w14:textId="79DE8AE8">
      <w:pPr>
        <w:pStyle w:val="CommentText"/>
      </w:pPr>
      <w:r>
        <w:t>Three levels of prompts</w:t>
      </w:r>
    </w:p>
    <w:p w:rsidR="00936E8E" w:rsidP="00936E8E" w:rsidRDefault="00936E8E" w14:paraId="0FFDF910" w14:textId="4DB0FD3E">
      <w:pPr>
        <w:pStyle w:val="CommentText"/>
        <w:numPr>
          <w:ilvl w:val="0"/>
          <w:numId w:val="8"/>
        </w:numPr>
      </w:pPr>
      <w:r>
        <w:t xml:space="preserve"> All designs</w:t>
      </w:r>
    </w:p>
    <w:p w:rsidR="00936E8E" w:rsidP="00936E8E" w:rsidRDefault="00936E8E" w14:paraId="4321097A" w14:textId="7AF007F8">
      <w:pPr>
        <w:pStyle w:val="CommentText"/>
        <w:numPr>
          <w:ilvl w:val="0"/>
          <w:numId w:val="8"/>
        </w:numPr>
      </w:pPr>
      <w:r>
        <w:t xml:space="preserve"> TARGET-CRM or CRM selected</w:t>
      </w:r>
    </w:p>
    <w:p w:rsidR="00936E8E" w:rsidP="00936E8E" w:rsidRDefault="00696C7A" w14:paraId="5D366AAD" w14:textId="6523BA3C">
      <w:pPr>
        <w:pStyle w:val="CommentText"/>
        <w:numPr>
          <w:ilvl w:val="0"/>
          <w:numId w:val="8"/>
        </w:numPr>
      </w:pPr>
      <w:r>
        <w:t xml:space="preserve"> </w:t>
      </w:r>
      <w:r w:rsidR="00936E8E">
        <w:t>TARGET-CRM selected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CA7F77" w15:done="0"/>
  <w15:commentEx w15:paraId="0A370376" w15:done="0"/>
  <w15:commentEx w15:paraId="478C3E76" w15:done="0"/>
  <w15:commentEx w15:paraId="2702A2E2" w15:done="0"/>
  <w15:commentEx w15:paraId="5D366A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FB69B" w16cex:dateUtc="2021-05-19T20:08:00Z"/>
  <w16cex:commentExtensible w16cex:durableId="244FB701" w16cex:dateUtc="2021-05-19T20:10:00Z"/>
  <w16cex:commentExtensible w16cex:durableId="244FB65D" w16cex:dateUtc="2021-05-19T20:07:00Z"/>
  <w16cex:commentExtensible w16cex:durableId="24510352" w16cex:dateUtc="2021-05-20T19:48:00Z"/>
  <w16cex:commentExtensible w16cex:durableId="245105C5" w16cex:dateUtc="2021-05-20T1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CA7F77" w16cid:durableId="244FB69B"/>
  <w16cid:commentId w16cid:paraId="0A370376" w16cid:durableId="244FB701"/>
  <w16cid:commentId w16cid:paraId="478C3E76" w16cid:durableId="244FB65D"/>
  <w16cid:commentId w16cid:paraId="2702A2E2" w16cid:durableId="24510352"/>
  <w16cid:commentId w16cid:paraId="5D366AAD" w16cid:durableId="245105C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371E8"/>
    <w:multiLevelType w:val="hybridMultilevel"/>
    <w:tmpl w:val="4A36862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4045F64"/>
    <w:multiLevelType w:val="hybridMultilevel"/>
    <w:tmpl w:val="944A4928"/>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 w15:restartNumberingAfterBreak="0">
    <w:nsid w:val="4143655A"/>
    <w:multiLevelType w:val="hybridMultilevel"/>
    <w:tmpl w:val="EAFC6A3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2464986"/>
    <w:multiLevelType w:val="multilevel"/>
    <w:tmpl w:val="D01081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4E7A53FD"/>
    <w:multiLevelType w:val="multilevel"/>
    <w:tmpl w:val="BAA258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521C46C1"/>
    <w:multiLevelType w:val="multilevel"/>
    <w:tmpl w:val="439AE9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528B71F6"/>
    <w:multiLevelType w:val="hybridMultilevel"/>
    <w:tmpl w:val="AFEEC548"/>
    <w:lvl w:ilvl="0" w:tplc="1009000F">
      <w:start w:val="1"/>
      <w:numFmt w:val="decimal"/>
      <w:lvlText w:val="%1."/>
      <w:lvlJc w:val="left"/>
      <w:pPr>
        <w:ind w:left="720" w:hanging="360"/>
      </w:pPr>
      <w:rPr>
        <w:rFonts w:hint="default"/>
      </w:rPr>
    </w:lvl>
    <w:lvl w:ilvl="1" w:tplc="1009000F">
      <w:start w:val="1"/>
      <w:numFmt w:val="decimal"/>
      <w:lvlText w:val="%2."/>
      <w:lvlJc w:val="left"/>
      <w:pPr>
        <w:ind w:left="1440" w:hanging="360"/>
      </w:pPr>
      <w:rPr>
        <w:rFonts w:hint="default"/>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7" w15:restartNumberingAfterBreak="0">
    <w:nsid w:val="53A646E8"/>
    <w:multiLevelType w:val="hybridMultilevel"/>
    <w:tmpl w:val="D03E686A"/>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8" w15:restartNumberingAfterBreak="0">
    <w:nsid w:val="79126C89"/>
    <w:multiLevelType w:val="hybridMultilevel"/>
    <w:tmpl w:val="C248DB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79EA68DB"/>
    <w:multiLevelType w:val="hybridMultilevel"/>
    <w:tmpl w:val="B54CD60C"/>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num w:numId="1">
    <w:abstractNumId w:val="3"/>
  </w:num>
  <w:num w:numId="2">
    <w:abstractNumId w:val="5"/>
  </w:num>
  <w:num w:numId="3">
    <w:abstractNumId w:val="4"/>
  </w:num>
  <w:num w:numId="4">
    <w:abstractNumId w:val="1"/>
  </w:num>
  <w:num w:numId="5">
    <w:abstractNumId w:val="9"/>
  </w:num>
  <w:num w:numId="6">
    <w:abstractNumId w:val="6"/>
  </w:num>
  <w:num w:numId="7">
    <w:abstractNumId w:val="7"/>
  </w:num>
  <w:num w:numId="8">
    <w:abstractNumId w:val="8"/>
  </w:num>
  <w:num w:numId="9">
    <w:abstractNumId w:val="2"/>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ement">
    <w15:presenceInfo w15:providerId="Windows Live" w15:userId="d1774edc101d16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dirty"/>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067"/>
    <w:rsid w:val="000240ED"/>
    <w:rsid w:val="00424067"/>
    <w:rsid w:val="004F591D"/>
    <w:rsid w:val="004F78BE"/>
    <w:rsid w:val="00696C7A"/>
    <w:rsid w:val="007718C0"/>
    <w:rsid w:val="007B3C9E"/>
    <w:rsid w:val="00893473"/>
    <w:rsid w:val="008B3417"/>
    <w:rsid w:val="00936E8E"/>
    <w:rsid w:val="009F2B36"/>
    <w:rsid w:val="00B150A2"/>
    <w:rsid w:val="00B825F6"/>
    <w:rsid w:val="00DB6759"/>
    <w:rsid w:val="00E9304B"/>
    <w:rsid w:val="00F20598"/>
    <w:rsid w:val="00FF2941"/>
    <w:rsid w:val="38D684F6"/>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B39E8"/>
  <w15:chartTrackingRefBased/>
  <w15:docId w15:val="{3D219291-8169-4356-B44A-63E25F607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CA"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F20598"/>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25F6"/>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2B36"/>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link w:val="Heading4Char"/>
    <w:uiPriority w:val="9"/>
    <w:qFormat/>
    <w:rsid w:val="00424067"/>
    <w:pPr>
      <w:spacing w:before="100" w:beforeAutospacing="1" w:after="100" w:afterAutospacing="1" w:line="240" w:lineRule="auto"/>
      <w:outlineLvl w:val="3"/>
    </w:pPr>
    <w:rPr>
      <w:rFonts w:ascii="Times New Roman" w:hAnsi="Times New Roman" w:eastAsia="Times New Roman" w:cs="Times New Roman"/>
      <w:b/>
      <w:bCs/>
      <w:sz w:val="24"/>
      <w:szCs w:val="24"/>
    </w:rPr>
  </w:style>
  <w:style w:type="paragraph" w:styleId="Heading5">
    <w:name w:val="heading 5"/>
    <w:basedOn w:val="Normal"/>
    <w:link w:val="Heading5Char"/>
    <w:uiPriority w:val="9"/>
    <w:qFormat/>
    <w:rsid w:val="00424067"/>
    <w:pPr>
      <w:spacing w:before="100" w:beforeAutospacing="1" w:after="100" w:afterAutospacing="1" w:line="240" w:lineRule="auto"/>
      <w:outlineLvl w:val="4"/>
    </w:pPr>
    <w:rPr>
      <w:rFonts w:ascii="Times New Roman" w:hAnsi="Times New Roman" w:eastAsia="Times New Roman" w:cs="Times New Roman"/>
      <w:b/>
      <w:bCs/>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4Char" w:customStyle="1">
    <w:name w:val="Heading 4 Char"/>
    <w:basedOn w:val="DefaultParagraphFont"/>
    <w:link w:val="Heading4"/>
    <w:uiPriority w:val="9"/>
    <w:rsid w:val="00424067"/>
    <w:rPr>
      <w:rFonts w:ascii="Times New Roman" w:hAnsi="Times New Roman" w:eastAsia="Times New Roman" w:cs="Times New Roman"/>
      <w:b/>
      <w:bCs/>
      <w:sz w:val="24"/>
      <w:szCs w:val="24"/>
    </w:rPr>
  </w:style>
  <w:style w:type="character" w:styleId="Heading5Char" w:customStyle="1">
    <w:name w:val="Heading 5 Char"/>
    <w:basedOn w:val="DefaultParagraphFont"/>
    <w:link w:val="Heading5"/>
    <w:uiPriority w:val="9"/>
    <w:rsid w:val="00424067"/>
    <w:rPr>
      <w:rFonts w:ascii="Times New Roman" w:hAnsi="Times New Roman" w:eastAsia="Times New Roman" w:cs="Times New Roman"/>
      <w:b/>
      <w:bCs/>
      <w:sz w:val="20"/>
      <w:szCs w:val="20"/>
    </w:rPr>
  </w:style>
  <w:style w:type="paragraph" w:styleId="NormalWeb">
    <w:name w:val="Normal (Web)"/>
    <w:basedOn w:val="Normal"/>
    <w:uiPriority w:val="99"/>
    <w:semiHidden/>
    <w:unhideWhenUsed/>
    <w:rsid w:val="00424067"/>
    <w:pPr>
      <w:spacing w:before="100" w:beforeAutospacing="1" w:after="100" w:afterAutospacing="1" w:line="240" w:lineRule="auto"/>
    </w:pPr>
    <w:rPr>
      <w:rFonts w:ascii="Times New Roman" w:hAnsi="Times New Roman" w:eastAsia="Times New Roman" w:cs="Times New Roman"/>
      <w:sz w:val="24"/>
      <w:szCs w:val="24"/>
    </w:rPr>
  </w:style>
  <w:style w:type="character" w:styleId="Hyperlink">
    <w:name w:val="Hyperlink"/>
    <w:basedOn w:val="DefaultParagraphFont"/>
    <w:uiPriority w:val="99"/>
    <w:unhideWhenUsed/>
    <w:rsid w:val="00424067"/>
    <w:rPr>
      <w:color w:val="0000FF"/>
      <w:u w:val="single"/>
    </w:rPr>
  </w:style>
  <w:style w:type="character" w:styleId="CommentReference">
    <w:name w:val="annotation reference"/>
    <w:basedOn w:val="DefaultParagraphFont"/>
    <w:uiPriority w:val="99"/>
    <w:semiHidden/>
    <w:unhideWhenUsed/>
    <w:rsid w:val="00424067"/>
    <w:rPr>
      <w:sz w:val="16"/>
      <w:szCs w:val="16"/>
    </w:rPr>
  </w:style>
  <w:style w:type="paragraph" w:styleId="CommentText">
    <w:name w:val="annotation text"/>
    <w:basedOn w:val="Normal"/>
    <w:link w:val="CommentTextChar"/>
    <w:uiPriority w:val="99"/>
    <w:semiHidden/>
    <w:unhideWhenUsed/>
    <w:rsid w:val="00424067"/>
    <w:pPr>
      <w:spacing w:line="240" w:lineRule="auto"/>
    </w:pPr>
    <w:rPr>
      <w:sz w:val="20"/>
      <w:szCs w:val="20"/>
    </w:rPr>
  </w:style>
  <w:style w:type="character" w:styleId="CommentTextChar" w:customStyle="1">
    <w:name w:val="Comment Text Char"/>
    <w:basedOn w:val="DefaultParagraphFont"/>
    <w:link w:val="CommentText"/>
    <w:uiPriority w:val="99"/>
    <w:semiHidden/>
    <w:rsid w:val="00424067"/>
    <w:rPr>
      <w:sz w:val="20"/>
      <w:szCs w:val="20"/>
    </w:rPr>
  </w:style>
  <w:style w:type="paragraph" w:styleId="CommentSubject">
    <w:name w:val="annotation subject"/>
    <w:basedOn w:val="CommentText"/>
    <w:next w:val="CommentText"/>
    <w:link w:val="CommentSubjectChar"/>
    <w:uiPriority w:val="99"/>
    <w:semiHidden/>
    <w:unhideWhenUsed/>
    <w:rsid w:val="00424067"/>
    <w:rPr>
      <w:b/>
      <w:bCs/>
    </w:rPr>
  </w:style>
  <w:style w:type="character" w:styleId="CommentSubjectChar" w:customStyle="1">
    <w:name w:val="Comment Subject Char"/>
    <w:basedOn w:val="CommentTextChar"/>
    <w:link w:val="CommentSubject"/>
    <w:uiPriority w:val="99"/>
    <w:semiHidden/>
    <w:rsid w:val="00424067"/>
    <w:rPr>
      <w:b/>
      <w:bCs/>
      <w:sz w:val="20"/>
      <w:szCs w:val="20"/>
    </w:rPr>
  </w:style>
  <w:style w:type="character" w:styleId="UnresolvedMention">
    <w:name w:val="Unresolved Mention"/>
    <w:basedOn w:val="DefaultParagraphFont"/>
    <w:uiPriority w:val="99"/>
    <w:semiHidden/>
    <w:unhideWhenUsed/>
    <w:rsid w:val="00424067"/>
    <w:rPr>
      <w:color w:val="605E5C"/>
      <w:shd w:val="clear" w:color="auto" w:fill="E1DFDD"/>
    </w:rPr>
  </w:style>
  <w:style w:type="character" w:styleId="Heading1Char" w:customStyle="1">
    <w:name w:val="Heading 1 Char"/>
    <w:basedOn w:val="DefaultParagraphFont"/>
    <w:link w:val="Heading1"/>
    <w:uiPriority w:val="9"/>
    <w:rsid w:val="00F20598"/>
    <w:rPr>
      <w:rFonts w:asciiTheme="majorHAnsi" w:hAnsiTheme="majorHAnsi" w:eastAsiaTheme="majorEastAsia" w:cstheme="majorBidi"/>
      <w:color w:val="2F5496" w:themeColor="accent1" w:themeShade="BF"/>
      <w:sz w:val="32"/>
      <w:szCs w:val="32"/>
    </w:rPr>
  </w:style>
  <w:style w:type="table" w:styleId="TableGrid">
    <w:name w:val="Table Grid"/>
    <w:basedOn w:val="TableNormal"/>
    <w:uiPriority w:val="39"/>
    <w:rsid w:val="00F2059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E9304B"/>
    <w:pPr>
      <w:ind w:left="720"/>
      <w:contextualSpacing/>
    </w:pPr>
  </w:style>
  <w:style w:type="character" w:styleId="FollowedHyperlink">
    <w:name w:val="FollowedHyperlink"/>
    <w:basedOn w:val="DefaultParagraphFont"/>
    <w:uiPriority w:val="99"/>
    <w:semiHidden/>
    <w:unhideWhenUsed/>
    <w:rsid w:val="00DB6759"/>
    <w:rPr>
      <w:color w:val="954F72" w:themeColor="followedHyperlink"/>
      <w:u w:val="single"/>
    </w:rPr>
  </w:style>
  <w:style w:type="character" w:styleId="Heading2Char" w:customStyle="1">
    <w:name w:val="Heading 2 Char"/>
    <w:basedOn w:val="DefaultParagraphFont"/>
    <w:link w:val="Heading2"/>
    <w:uiPriority w:val="9"/>
    <w:rsid w:val="00B825F6"/>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9F2B36"/>
    <w:rPr>
      <w:rFonts w:asciiTheme="majorHAnsi" w:hAnsiTheme="majorHAnsi" w:eastAsiaTheme="majorEastAsia"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038144">
      <w:bodyDiv w:val="1"/>
      <w:marLeft w:val="0"/>
      <w:marRight w:val="0"/>
      <w:marTop w:val="0"/>
      <w:marBottom w:val="0"/>
      <w:divBdr>
        <w:top w:val="none" w:sz="0" w:space="0" w:color="auto"/>
        <w:left w:val="none" w:sz="0" w:space="0" w:color="auto"/>
        <w:bottom w:val="none" w:sz="0" w:space="0" w:color="auto"/>
        <w:right w:val="none" w:sz="0" w:space="0" w:color="auto"/>
      </w:divBdr>
      <w:divsChild>
        <w:div w:id="900872214">
          <w:marLeft w:val="0"/>
          <w:marRight w:val="0"/>
          <w:marTop w:val="0"/>
          <w:marBottom w:val="0"/>
          <w:divBdr>
            <w:top w:val="none" w:sz="0" w:space="0" w:color="auto"/>
            <w:left w:val="none" w:sz="0" w:space="0" w:color="auto"/>
            <w:bottom w:val="none" w:sz="0" w:space="0" w:color="auto"/>
            <w:right w:val="none" w:sz="0" w:space="0" w:color="auto"/>
          </w:divBdr>
          <w:divsChild>
            <w:div w:id="111293668">
              <w:marLeft w:val="0"/>
              <w:marRight w:val="150"/>
              <w:marTop w:val="0"/>
              <w:marBottom w:val="225"/>
              <w:divBdr>
                <w:top w:val="none" w:sz="0" w:space="0" w:color="auto"/>
                <w:left w:val="none" w:sz="0" w:space="0" w:color="auto"/>
                <w:bottom w:val="none" w:sz="0" w:space="0" w:color="auto"/>
                <w:right w:val="none" w:sz="0" w:space="0" w:color="auto"/>
              </w:divBdr>
              <w:divsChild>
                <w:div w:id="1737970397">
                  <w:marLeft w:val="0"/>
                  <w:marRight w:val="240"/>
                  <w:marTop w:val="0"/>
                  <w:marBottom w:val="0"/>
                  <w:divBdr>
                    <w:top w:val="none" w:sz="0" w:space="0" w:color="auto"/>
                    <w:left w:val="none" w:sz="0" w:space="0" w:color="auto"/>
                    <w:bottom w:val="none" w:sz="0" w:space="0" w:color="auto"/>
                    <w:right w:val="none" w:sz="0" w:space="0" w:color="auto"/>
                  </w:divBdr>
                  <w:divsChild>
                    <w:div w:id="46015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2935">
              <w:marLeft w:val="0"/>
              <w:marRight w:val="150"/>
              <w:marTop w:val="0"/>
              <w:marBottom w:val="225"/>
              <w:divBdr>
                <w:top w:val="none" w:sz="0" w:space="0" w:color="auto"/>
                <w:left w:val="none" w:sz="0" w:space="0" w:color="auto"/>
                <w:bottom w:val="none" w:sz="0" w:space="0" w:color="auto"/>
                <w:right w:val="none" w:sz="0" w:space="0" w:color="auto"/>
              </w:divBdr>
              <w:divsChild>
                <w:div w:id="1627541698">
                  <w:marLeft w:val="0"/>
                  <w:marRight w:val="240"/>
                  <w:marTop w:val="0"/>
                  <w:marBottom w:val="0"/>
                  <w:divBdr>
                    <w:top w:val="none" w:sz="0" w:space="0" w:color="auto"/>
                    <w:left w:val="none" w:sz="0" w:space="0" w:color="auto"/>
                    <w:bottom w:val="none" w:sz="0" w:space="0" w:color="auto"/>
                    <w:right w:val="none" w:sz="0" w:space="0" w:color="auto"/>
                  </w:divBdr>
                  <w:divsChild>
                    <w:div w:id="3542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29931">
              <w:marLeft w:val="0"/>
              <w:marRight w:val="150"/>
              <w:marTop w:val="0"/>
              <w:marBottom w:val="225"/>
              <w:divBdr>
                <w:top w:val="none" w:sz="0" w:space="0" w:color="auto"/>
                <w:left w:val="none" w:sz="0" w:space="0" w:color="auto"/>
                <w:bottom w:val="none" w:sz="0" w:space="0" w:color="auto"/>
                <w:right w:val="none" w:sz="0" w:space="0" w:color="auto"/>
              </w:divBdr>
              <w:divsChild>
                <w:div w:id="130249408">
                  <w:marLeft w:val="0"/>
                  <w:marRight w:val="240"/>
                  <w:marTop w:val="0"/>
                  <w:marBottom w:val="0"/>
                  <w:divBdr>
                    <w:top w:val="none" w:sz="0" w:space="0" w:color="auto"/>
                    <w:left w:val="none" w:sz="0" w:space="0" w:color="auto"/>
                    <w:bottom w:val="none" w:sz="0" w:space="0" w:color="auto"/>
                    <w:right w:val="none" w:sz="0" w:space="0" w:color="auto"/>
                  </w:divBdr>
                  <w:divsChild>
                    <w:div w:id="94824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2705">
              <w:marLeft w:val="0"/>
              <w:marRight w:val="0"/>
              <w:marTop w:val="0"/>
              <w:marBottom w:val="225"/>
              <w:divBdr>
                <w:top w:val="none" w:sz="0" w:space="0" w:color="auto"/>
                <w:left w:val="none" w:sz="0" w:space="0" w:color="auto"/>
                <w:bottom w:val="none" w:sz="0" w:space="0" w:color="auto"/>
                <w:right w:val="none" w:sz="0" w:space="0" w:color="auto"/>
              </w:divBdr>
            </w:div>
            <w:div w:id="1239483211">
              <w:marLeft w:val="0"/>
              <w:marRight w:val="0"/>
              <w:marTop w:val="0"/>
              <w:marBottom w:val="225"/>
              <w:divBdr>
                <w:top w:val="none" w:sz="0" w:space="0" w:color="auto"/>
                <w:left w:val="none" w:sz="0" w:space="0" w:color="auto"/>
                <w:bottom w:val="none" w:sz="0" w:space="0" w:color="auto"/>
                <w:right w:val="none" w:sz="0" w:space="0" w:color="auto"/>
              </w:divBdr>
            </w:div>
            <w:div w:id="1909338034">
              <w:marLeft w:val="0"/>
              <w:marRight w:val="0"/>
              <w:marTop w:val="0"/>
              <w:marBottom w:val="225"/>
              <w:divBdr>
                <w:top w:val="none" w:sz="0" w:space="0" w:color="auto"/>
                <w:left w:val="none" w:sz="0" w:space="0" w:color="auto"/>
                <w:bottom w:val="none" w:sz="0" w:space="0" w:color="auto"/>
                <w:right w:val="none" w:sz="0" w:space="0" w:color="auto"/>
              </w:divBdr>
              <w:divsChild>
                <w:div w:id="1358971862">
                  <w:marLeft w:val="0"/>
                  <w:marRight w:val="0"/>
                  <w:marTop w:val="0"/>
                  <w:marBottom w:val="0"/>
                  <w:divBdr>
                    <w:top w:val="none" w:sz="0" w:space="0" w:color="auto"/>
                    <w:left w:val="none" w:sz="0" w:space="0" w:color="auto"/>
                    <w:bottom w:val="none" w:sz="0" w:space="0" w:color="auto"/>
                    <w:right w:val="none" w:sz="0" w:space="0" w:color="auto"/>
                  </w:divBdr>
                  <w:divsChild>
                    <w:div w:id="187568755">
                      <w:marLeft w:val="0"/>
                      <w:marRight w:val="0"/>
                      <w:marTop w:val="0"/>
                      <w:marBottom w:val="150"/>
                      <w:divBdr>
                        <w:top w:val="none" w:sz="0" w:space="0" w:color="auto"/>
                        <w:left w:val="none" w:sz="0" w:space="0" w:color="auto"/>
                        <w:bottom w:val="none" w:sz="0" w:space="0" w:color="auto"/>
                        <w:right w:val="none" w:sz="0" w:space="0" w:color="auto"/>
                      </w:divBdr>
                      <w:divsChild>
                        <w:div w:id="99641555">
                          <w:marLeft w:val="0"/>
                          <w:marRight w:val="0"/>
                          <w:marTop w:val="0"/>
                          <w:marBottom w:val="0"/>
                          <w:divBdr>
                            <w:top w:val="single" w:sz="6" w:space="5" w:color="CCCCCC"/>
                            <w:left w:val="single" w:sz="6" w:space="9" w:color="CCCCCC"/>
                            <w:bottom w:val="single" w:sz="6" w:space="5" w:color="CCCCCC"/>
                            <w:right w:val="single" w:sz="6" w:space="9" w:color="CCCCCC"/>
                          </w:divBdr>
                          <w:divsChild>
                            <w:div w:id="141612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090902">
              <w:marLeft w:val="0"/>
              <w:marRight w:val="0"/>
              <w:marTop w:val="0"/>
              <w:marBottom w:val="225"/>
              <w:divBdr>
                <w:top w:val="none" w:sz="0" w:space="0" w:color="auto"/>
                <w:left w:val="none" w:sz="0" w:space="0" w:color="auto"/>
                <w:bottom w:val="none" w:sz="0" w:space="0" w:color="auto"/>
                <w:right w:val="none" w:sz="0" w:space="0" w:color="auto"/>
              </w:divBdr>
            </w:div>
            <w:div w:id="224418041">
              <w:marLeft w:val="0"/>
              <w:marRight w:val="0"/>
              <w:marTop w:val="0"/>
              <w:marBottom w:val="225"/>
              <w:divBdr>
                <w:top w:val="none" w:sz="0" w:space="0" w:color="auto"/>
                <w:left w:val="none" w:sz="0" w:space="0" w:color="auto"/>
                <w:bottom w:val="none" w:sz="0" w:space="0" w:color="auto"/>
                <w:right w:val="none" w:sz="0" w:space="0" w:color="auto"/>
              </w:divBdr>
            </w:div>
            <w:div w:id="1900902574">
              <w:marLeft w:val="0"/>
              <w:marRight w:val="0"/>
              <w:marTop w:val="0"/>
              <w:marBottom w:val="225"/>
              <w:divBdr>
                <w:top w:val="none" w:sz="0" w:space="0" w:color="auto"/>
                <w:left w:val="none" w:sz="0" w:space="0" w:color="auto"/>
                <w:bottom w:val="none" w:sz="0" w:space="0" w:color="auto"/>
                <w:right w:val="none" w:sz="0" w:space="0" w:color="auto"/>
              </w:divBdr>
            </w:div>
            <w:div w:id="1625692271">
              <w:marLeft w:val="0"/>
              <w:marRight w:val="0"/>
              <w:marTop w:val="0"/>
              <w:marBottom w:val="225"/>
              <w:divBdr>
                <w:top w:val="none" w:sz="0" w:space="0" w:color="auto"/>
                <w:left w:val="none" w:sz="0" w:space="0" w:color="auto"/>
                <w:bottom w:val="none" w:sz="0" w:space="0" w:color="auto"/>
                <w:right w:val="none" w:sz="0" w:space="0" w:color="auto"/>
              </w:divBdr>
            </w:div>
            <w:div w:id="1872108477">
              <w:marLeft w:val="0"/>
              <w:marRight w:val="0"/>
              <w:marTop w:val="0"/>
              <w:marBottom w:val="225"/>
              <w:divBdr>
                <w:top w:val="none" w:sz="0" w:space="0" w:color="auto"/>
                <w:left w:val="none" w:sz="0" w:space="0" w:color="auto"/>
                <w:bottom w:val="none" w:sz="0" w:space="0" w:color="auto"/>
                <w:right w:val="none" w:sz="0" w:space="0" w:color="auto"/>
              </w:divBdr>
            </w:div>
            <w:div w:id="928194937">
              <w:marLeft w:val="0"/>
              <w:marRight w:val="0"/>
              <w:marTop w:val="0"/>
              <w:marBottom w:val="225"/>
              <w:divBdr>
                <w:top w:val="none" w:sz="0" w:space="0" w:color="auto"/>
                <w:left w:val="none" w:sz="0" w:space="0" w:color="auto"/>
                <w:bottom w:val="none" w:sz="0" w:space="0" w:color="auto"/>
                <w:right w:val="none" w:sz="0" w:space="0" w:color="auto"/>
              </w:divBdr>
            </w:div>
            <w:div w:id="1201816920">
              <w:marLeft w:val="0"/>
              <w:marRight w:val="0"/>
              <w:marTop w:val="0"/>
              <w:marBottom w:val="0"/>
              <w:divBdr>
                <w:top w:val="none" w:sz="0" w:space="0" w:color="auto"/>
                <w:left w:val="none" w:sz="0" w:space="0" w:color="auto"/>
                <w:bottom w:val="none" w:sz="0" w:space="0" w:color="auto"/>
                <w:right w:val="none" w:sz="0" w:space="0" w:color="auto"/>
              </w:divBdr>
              <w:divsChild>
                <w:div w:id="833911766">
                  <w:marLeft w:val="0"/>
                  <w:marRight w:val="0"/>
                  <w:marTop w:val="0"/>
                  <w:marBottom w:val="225"/>
                  <w:divBdr>
                    <w:top w:val="none" w:sz="0" w:space="0" w:color="auto"/>
                    <w:left w:val="none" w:sz="0" w:space="0" w:color="auto"/>
                    <w:bottom w:val="none" w:sz="0" w:space="0" w:color="auto"/>
                    <w:right w:val="none" w:sz="0" w:space="0" w:color="auto"/>
                  </w:divBdr>
                </w:div>
                <w:div w:id="2113621330">
                  <w:marLeft w:val="0"/>
                  <w:marRight w:val="0"/>
                  <w:marTop w:val="0"/>
                  <w:marBottom w:val="225"/>
                  <w:divBdr>
                    <w:top w:val="none" w:sz="0" w:space="0" w:color="auto"/>
                    <w:left w:val="none" w:sz="0" w:space="0" w:color="auto"/>
                    <w:bottom w:val="none" w:sz="0" w:space="0" w:color="auto"/>
                    <w:right w:val="none" w:sz="0" w:space="0" w:color="auto"/>
                  </w:divBdr>
                </w:div>
                <w:div w:id="1875923469">
                  <w:marLeft w:val="0"/>
                  <w:marRight w:val="0"/>
                  <w:marTop w:val="0"/>
                  <w:marBottom w:val="225"/>
                  <w:divBdr>
                    <w:top w:val="none" w:sz="0" w:space="0" w:color="auto"/>
                    <w:left w:val="none" w:sz="0" w:space="0" w:color="auto"/>
                    <w:bottom w:val="none" w:sz="0" w:space="0" w:color="auto"/>
                    <w:right w:val="none" w:sz="0" w:space="0" w:color="auto"/>
                  </w:divBdr>
                </w:div>
                <w:div w:id="1806728436">
                  <w:marLeft w:val="0"/>
                  <w:marRight w:val="0"/>
                  <w:marTop w:val="0"/>
                  <w:marBottom w:val="225"/>
                  <w:divBdr>
                    <w:top w:val="none" w:sz="0" w:space="0" w:color="auto"/>
                    <w:left w:val="none" w:sz="0" w:space="0" w:color="auto"/>
                    <w:bottom w:val="none" w:sz="0" w:space="0" w:color="auto"/>
                    <w:right w:val="none" w:sz="0" w:space="0" w:color="auto"/>
                  </w:divBdr>
                </w:div>
              </w:divsChild>
            </w:div>
            <w:div w:id="907836489">
              <w:marLeft w:val="0"/>
              <w:marRight w:val="0"/>
              <w:marTop w:val="0"/>
              <w:marBottom w:val="0"/>
              <w:divBdr>
                <w:top w:val="none" w:sz="0" w:space="0" w:color="auto"/>
                <w:left w:val="none" w:sz="0" w:space="0" w:color="auto"/>
                <w:bottom w:val="none" w:sz="0" w:space="0" w:color="auto"/>
                <w:right w:val="none" w:sz="0" w:space="0" w:color="auto"/>
              </w:divBdr>
              <w:divsChild>
                <w:div w:id="1367871756">
                  <w:marLeft w:val="0"/>
                  <w:marRight w:val="0"/>
                  <w:marTop w:val="0"/>
                  <w:marBottom w:val="0"/>
                  <w:divBdr>
                    <w:top w:val="none" w:sz="0" w:space="0" w:color="auto"/>
                    <w:left w:val="none" w:sz="0" w:space="0" w:color="auto"/>
                    <w:bottom w:val="none" w:sz="0" w:space="0" w:color="auto"/>
                    <w:right w:val="none" w:sz="0" w:space="0" w:color="auto"/>
                  </w:divBdr>
                </w:div>
                <w:div w:id="20098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28808">
      <w:bodyDiv w:val="1"/>
      <w:marLeft w:val="0"/>
      <w:marRight w:val="0"/>
      <w:marTop w:val="0"/>
      <w:marBottom w:val="0"/>
      <w:divBdr>
        <w:top w:val="none" w:sz="0" w:space="0" w:color="auto"/>
        <w:left w:val="none" w:sz="0" w:space="0" w:color="auto"/>
        <w:bottom w:val="none" w:sz="0" w:space="0" w:color="auto"/>
        <w:right w:val="none" w:sz="0" w:space="0" w:color="auto"/>
      </w:divBdr>
    </w:div>
    <w:div w:id="1924872736">
      <w:bodyDiv w:val="1"/>
      <w:marLeft w:val="0"/>
      <w:marRight w:val="0"/>
      <w:marTop w:val="0"/>
      <w:marBottom w:val="0"/>
      <w:divBdr>
        <w:top w:val="none" w:sz="0" w:space="0" w:color="auto"/>
        <w:left w:val="none" w:sz="0" w:space="0" w:color="auto"/>
        <w:bottom w:val="none" w:sz="0" w:space="0" w:color="auto"/>
        <w:right w:val="none" w:sz="0" w:space="0" w:color="auto"/>
      </w:divBdr>
    </w:div>
    <w:div w:id="1956280656">
      <w:bodyDiv w:val="1"/>
      <w:marLeft w:val="0"/>
      <w:marRight w:val="0"/>
      <w:marTop w:val="0"/>
      <w:marBottom w:val="0"/>
      <w:divBdr>
        <w:top w:val="none" w:sz="0" w:space="0" w:color="auto"/>
        <w:left w:val="none" w:sz="0" w:space="0" w:color="auto"/>
        <w:bottom w:val="none" w:sz="0" w:space="0" w:color="auto"/>
        <w:right w:val="none" w:sz="0" w:space="0" w:color="auto"/>
      </w:divBdr>
      <w:divsChild>
        <w:div w:id="810437090">
          <w:marLeft w:val="0"/>
          <w:marRight w:val="0"/>
          <w:marTop w:val="0"/>
          <w:marBottom w:val="0"/>
          <w:divBdr>
            <w:top w:val="none" w:sz="0" w:space="0" w:color="auto"/>
            <w:left w:val="none" w:sz="0" w:space="0" w:color="auto"/>
            <w:bottom w:val="none" w:sz="0" w:space="0" w:color="auto"/>
            <w:right w:val="none" w:sz="0" w:space="0" w:color="auto"/>
          </w:divBdr>
          <w:divsChild>
            <w:div w:id="1831946526">
              <w:marLeft w:val="0"/>
              <w:marRight w:val="150"/>
              <w:marTop w:val="0"/>
              <w:marBottom w:val="225"/>
              <w:divBdr>
                <w:top w:val="none" w:sz="0" w:space="0" w:color="auto"/>
                <w:left w:val="none" w:sz="0" w:space="0" w:color="auto"/>
                <w:bottom w:val="none" w:sz="0" w:space="0" w:color="auto"/>
                <w:right w:val="none" w:sz="0" w:space="0" w:color="auto"/>
              </w:divBdr>
              <w:divsChild>
                <w:div w:id="309557219">
                  <w:marLeft w:val="0"/>
                  <w:marRight w:val="240"/>
                  <w:marTop w:val="0"/>
                  <w:marBottom w:val="0"/>
                  <w:divBdr>
                    <w:top w:val="none" w:sz="0" w:space="0" w:color="auto"/>
                    <w:left w:val="none" w:sz="0" w:space="0" w:color="auto"/>
                    <w:bottom w:val="none" w:sz="0" w:space="0" w:color="auto"/>
                    <w:right w:val="none" w:sz="0" w:space="0" w:color="auto"/>
                  </w:divBdr>
                  <w:divsChild>
                    <w:div w:id="201649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00981">
              <w:marLeft w:val="0"/>
              <w:marRight w:val="150"/>
              <w:marTop w:val="0"/>
              <w:marBottom w:val="225"/>
              <w:divBdr>
                <w:top w:val="none" w:sz="0" w:space="0" w:color="auto"/>
                <w:left w:val="none" w:sz="0" w:space="0" w:color="auto"/>
                <w:bottom w:val="none" w:sz="0" w:space="0" w:color="auto"/>
                <w:right w:val="none" w:sz="0" w:space="0" w:color="auto"/>
              </w:divBdr>
              <w:divsChild>
                <w:div w:id="1545560397">
                  <w:marLeft w:val="0"/>
                  <w:marRight w:val="240"/>
                  <w:marTop w:val="0"/>
                  <w:marBottom w:val="0"/>
                  <w:divBdr>
                    <w:top w:val="none" w:sz="0" w:space="0" w:color="auto"/>
                    <w:left w:val="none" w:sz="0" w:space="0" w:color="auto"/>
                    <w:bottom w:val="none" w:sz="0" w:space="0" w:color="auto"/>
                    <w:right w:val="none" w:sz="0" w:space="0" w:color="auto"/>
                  </w:divBdr>
                  <w:divsChild>
                    <w:div w:id="75936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9064">
              <w:marLeft w:val="0"/>
              <w:marRight w:val="150"/>
              <w:marTop w:val="0"/>
              <w:marBottom w:val="225"/>
              <w:divBdr>
                <w:top w:val="none" w:sz="0" w:space="0" w:color="auto"/>
                <w:left w:val="none" w:sz="0" w:space="0" w:color="auto"/>
                <w:bottom w:val="none" w:sz="0" w:space="0" w:color="auto"/>
                <w:right w:val="none" w:sz="0" w:space="0" w:color="auto"/>
              </w:divBdr>
              <w:divsChild>
                <w:div w:id="786969199">
                  <w:marLeft w:val="0"/>
                  <w:marRight w:val="240"/>
                  <w:marTop w:val="0"/>
                  <w:marBottom w:val="0"/>
                  <w:divBdr>
                    <w:top w:val="none" w:sz="0" w:space="0" w:color="auto"/>
                    <w:left w:val="none" w:sz="0" w:space="0" w:color="auto"/>
                    <w:bottom w:val="none" w:sz="0" w:space="0" w:color="auto"/>
                    <w:right w:val="none" w:sz="0" w:space="0" w:color="auto"/>
                  </w:divBdr>
                  <w:divsChild>
                    <w:div w:id="150917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8379">
              <w:marLeft w:val="0"/>
              <w:marRight w:val="0"/>
              <w:marTop w:val="0"/>
              <w:marBottom w:val="225"/>
              <w:divBdr>
                <w:top w:val="none" w:sz="0" w:space="0" w:color="auto"/>
                <w:left w:val="none" w:sz="0" w:space="0" w:color="auto"/>
                <w:bottom w:val="none" w:sz="0" w:space="0" w:color="auto"/>
                <w:right w:val="none" w:sz="0" w:space="0" w:color="auto"/>
              </w:divBdr>
            </w:div>
            <w:div w:id="2134595798">
              <w:marLeft w:val="0"/>
              <w:marRight w:val="0"/>
              <w:marTop w:val="0"/>
              <w:marBottom w:val="225"/>
              <w:divBdr>
                <w:top w:val="none" w:sz="0" w:space="0" w:color="auto"/>
                <w:left w:val="none" w:sz="0" w:space="0" w:color="auto"/>
                <w:bottom w:val="none" w:sz="0" w:space="0" w:color="auto"/>
                <w:right w:val="none" w:sz="0" w:space="0" w:color="auto"/>
              </w:divBdr>
            </w:div>
            <w:div w:id="262804414">
              <w:marLeft w:val="0"/>
              <w:marRight w:val="0"/>
              <w:marTop w:val="0"/>
              <w:marBottom w:val="225"/>
              <w:divBdr>
                <w:top w:val="none" w:sz="0" w:space="0" w:color="auto"/>
                <w:left w:val="none" w:sz="0" w:space="0" w:color="auto"/>
                <w:bottom w:val="none" w:sz="0" w:space="0" w:color="auto"/>
                <w:right w:val="none" w:sz="0" w:space="0" w:color="auto"/>
              </w:divBdr>
              <w:divsChild>
                <w:div w:id="264073518">
                  <w:marLeft w:val="0"/>
                  <w:marRight w:val="0"/>
                  <w:marTop w:val="0"/>
                  <w:marBottom w:val="0"/>
                  <w:divBdr>
                    <w:top w:val="none" w:sz="0" w:space="0" w:color="auto"/>
                    <w:left w:val="none" w:sz="0" w:space="0" w:color="auto"/>
                    <w:bottom w:val="none" w:sz="0" w:space="0" w:color="auto"/>
                    <w:right w:val="none" w:sz="0" w:space="0" w:color="auto"/>
                  </w:divBdr>
                  <w:divsChild>
                    <w:div w:id="1948006007">
                      <w:marLeft w:val="0"/>
                      <w:marRight w:val="0"/>
                      <w:marTop w:val="0"/>
                      <w:marBottom w:val="150"/>
                      <w:divBdr>
                        <w:top w:val="none" w:sz="0" w:space="0" w:color="auto"/>
                        <w:left w:val="none" w:sz="0" w:space="0" w:color="auto"/>
                        <w:bottom w:val="none" w:sz="0" w:space="0" w:color="auto"/>
                        <w:right w:val="none" w:sz="0" w:space="0" w:color="auto"/>
                      </w:divBdr>
                      <w:divsChild>
                        <w:div w:id="1711874807">
                          <w:marLeft w:val="0"/>
                          <w:marRight w:val="0"/>
                          <w:marTop w:val="0"/>
                          <w:marBottom w:val="0"/>
                          <w:divBdr>
                            <w:top w:val="single" w:sz="6" w:space="5" w:color="CCCCCC"/>
                            <w:left w:val="single" w:sz="6" w:space="9" w:color="CCCCCC"/>
                            <w:bottom w:val="single" w:sz="6" w:space="5" w:color="CCCCCC"/>
                            <w:right w:val="single" w:sz="6" w:space="9" w:color="CCCCCC"/>
                          </w:divBdr>
                          <w:divsChild>
                            <w:div w:id="7214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245170">
              <w:marLeft w:val="0"/>
              <w:marRight w:val="0"/>
              <w:marTop w:val="0"/>
              <w:marBottom w:val="225"/>
              <w:divBdr>
                <w:top w:val="none" w:sz="0" w:space="0" w:color="auto"/>
                <w:left w:val="none" w:sz="0" w:space="0" w:color="auto"/>
                <w:bottom w:val="none" w:sz="0" w:space="0" w:color="auto"/>
                <w:right w:val="none" w:sz="0" w:space="0" w:color="auto"/>
              </w:divBdr>
            </w:div>
            <w:div w:id="141774385">
              <w:marLeft w:val="0"/>
              <w:marRight w:val="0"/>
              <w:marTop w:val="0"/>
              <w:marBottom w:val="225"/>
              <w:divBdr>
                <w:top w:val="none" w:sz="0" w:space="0" w:color="auto"/>
                <w:left w:val="none" w:sz="0" w:space="0" w:color="auto"/>
                <w:bottom w:val="none" w:sz="0" w:space="0" w:color="auto"/>
                <w:right w:val="none" w:sz="0" w:space="0" w:color="auto"/>
              </w:divBdr>
            </w:div>
            <w:div w:id="1483545441">
              <w:marLeft w:val="0"/>
              <w:marRight w:val="0"/>
              <w:marTop w:val="0"/>
              <w:marBottom w:val="225"/>
              <w:divBdr>
                <w:top w:val="none" w:sz="0" w:space="0" w:color="auto"/>
                <w:left w:val="none" w:sz="0" w:space="0" w:color="auto"/>
                <w:bottom w:val="none" w:sz="0" w:space="0" w:color="auto"/>
                <w:right w:val="none" w:sz="0" w:space="0" w:color="auto"/>
              </w:divBdr>
            </w:div>
            <w:div w:id="2038503427">
              <w:marLeft w:val="0"/>
              <w:marRight w:val="0"/>
              <w:marTop w:val="0"/>
              <w:marBottom w:val="225"/>
              <w:divBdr>
                <w:top w:val="none" w:sz="0" w:space="0" w:color="auto"/>
                <w:left w:val="none" w:sz="0" w:space="0" w:color="auto"/>
                <w:bottom w:val="none" w:sz="0" w:space="0" w:color="auto"/>
                <w:right w:val="none" w:sz="0" w:space="0" w:color="auto"/>
              </w:divBdr>
            </w:div>
            <w:div w:id="777992992">
              <w:marLeft w:val="0"/>
              <w:marRight w:val="0"/>
              <w:marTop w:val="0"/>
              <w:marBottom w:val="225"/>
              <w:divBdr>
                <w:top w:val="none" w:sz="0" w:space="0" w:color="auto"/>
                <w:left w:val="none" w:sz="0" w:space="0" w:color="auto"/>
                <w:bottom w:val="none" w:sz="0" w:space="0" w:color="auto"/>
                <w:right w:val="none" w:sz="0" w:space="0" w:color="auto"/>
              </w:divBdr>
            </w:div>
            <w:div w:id="1433817298">
              <w:marLeft w:val="0"/>
              <w:marRight w:val="0"/>
              <w:marTop w:val="0"/>
              <w:marBottom w:val="225"/>
              <w:divBdr>
                <w:top w:val="none" w:sz="0" w:space="0" w:color="auto"/>
                <w:left w:val="none" w:sz="0" w:space="0" w:color="auto"/>
                <w:bottom w:val="none" w:sz="0" w:space="0" w:color="auto"/>
                <w:right w:val="none" w:sz="0" w:space="0" w:color="auto"/>
              </w:divBdr>
            </w:div>
            <w:div w:id="1806044155">
              <w:marLeft w:val="0"/>
              <w:marRight w:val="0"/>
              <w:marTop w:val="0"/>
              <w:marBottom w:val="0"/>
              <w:divBdr>
                <w:top w:val="none" w:sz="0" w:space="0" w:color="auto"/>
                <w:left w:val="none" w:sz="0" w:space="0" w:color="auto"/>
                <w:bottom w:val="none" w:sz="0" w:space="0" w:color="auto"/>
                <w:right w:val="none" w:sz="0" w:space="0" w:color="auto"/>
              </w:divBdr>
              <w:divsChild>
                <w:div w:id="809979500">
                  <w:marLeft w:val="0"/>
                  <w:marRight w:val="0"/>
                  <w:marTop w:val="0"/>
                  <w:marBottom w:val="225"/>
                  <w:divBdr>
                    <w:top w:val="none" w:sz="0" w:space="0" w:color="auto"/>
                    <w:left w:val="none" w:sz="0" w:space="0" w:color="auto"/>
                    <w:bottom w:val="none" w:sz="0" w:space="0" w:color="auto"/>
                    <w:right w:val="none" w:sz="0" w:space="0" w:color="auto"/>
                  </w:divBdr>
                </w:div>
                <w:div w:id="506674677">
                  <w:marLeft w:val="0"/>
                  <w:marRight w:val="0"/>
                  <w:marTop w:val="0"/>
                  <w:marBottom w:val="225"/>
                  <w:divBdr>
                    <w:top w:val="none" w:sz="0" w:space="0" w:color="auto"/>
                    <w:left w:val="none" w:sz="0" w:space="0" w:color="auto"/>
                    <w:bottom w:val="none" w:sz="0" w:space="0" w:color="auto"/>
                    <w:right w:val="none" w:sz="0" w:space="0" w:color="auto"/>
                  </w:divBdr>
                </w:div>
                <w:div w:id="44112480">
                  <w:marLeft w:val="0"/>
                  <w:marRight w:val="0"/>
                  <w:marTop w:val="0"/>
                  <w:marBottom w:val="225"/>
                  <w:divBdr>
                    <w:top w:val="none" w:sz="0" w:space="0" w:color="auto"/>
                    <w:left w:val="none" w:sz="0" w:space="0" w:color="auto"/>
                    <w:bottom w:val="none" w:sz="0" w:space="0" w:color="auto"/>
                    <w:right w:val="none" w:sz="0" w:space="0" w:color="auto"/>
                  </w:divBdr>
                </w:div>
                <w:div w:id="1878161656">
                  <w:marLeft w:val="0"/>
                  <w:marRight w:val="0"/>
                  <w:marTop w:val="0"/>
                  <w:marBottom w:val="225"/>
                  <w:divBdr>
                    <w:top w:val="none" w:sz="0" w:space="0" w:color="auto"/>
                    <w:left w:val="none" w:sz="0" w:space="0" w:color="auto"/>
                    <w:bottom w:val="none" w:sz="0" w:space="0" w:color="auto"/>
                    <w:right w:val="none" w:sz="0" w:space="0" w:color="auto"/>
                  </w:divBdr>
                </w:div>
              </w:divsChild>
            </w:div>
            <w:div w:id="1126191758">
              <w:marLeft w:val="0"/>
              <w:marRight w:val="0"/>
              <w:marTop w:val="0"/>
              <w:marBottom w:val="0"/>
              <w:divBdr>
                <w:top w:val="none" w:sz="0" w:space="0" w:color="auto"/>
                <w:left w:val="none" w:sz="0" w:space="0" w:color="auto"/>
                <w:bottom w:val="none" w:sz="0" w:space="0" w:color="auto"/>
                <w:right w:val="none" w:sz="0" w:space="0" w:color="auto"/>
              </w:divBdr>
              <w:divsChild>
                <w:div w:id="932980904">
                  <w:marLeft w:val="0"/>
                  <w:marRight w:val="0"/>
                  <w:marTop w:val="0"/>
                  <w:marBottom w:val="0"/>
                  <w:divBdr>
                    <w:top w:val="none" w:sz="0" w:space="0" w:color="auto"/>
                    <w:left w:val="none" w:sz="0" w:space="0" w:color="auto"/>
                    <w:bottom w:val="none" w:sz="0" w:space="0" w:color="auto"/>
                    <w:right w:val="none" w:sz="0" w:space="0" w:color="auto"/>
                  </w:divBdr>
                </w:div>
                <w:div w:id="129251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pubmed.ncbi.nlm.nih.gov/2790129/" TargetMode="External"/><Relationship Id="rId1" Type="http://schemas.openxmlformats.org/officeDocument/2006/relationships/hyperlink" Target="https://pubmed.ncbi.nlm.nih.gov/2350571/" TargetMode="External"/></Relationships>
</file>

<file path=word/_rels/document.xml.rels>&#65279;<?xml version="1.0" encoding="utf-8"?><Relationships xmlns="http://schemas.openxmlformats.org/package/2006/relationships"><Relationship Type="http://schemas.microsoft.com/office/2016/09/relationships/commentsIds" Target="commentsIds.xml" Id="rId8" /><Relationship Type="http://schemas.openxmlformats.org/officeDocument/2006/relationships/fontTable" Target="fontTable.xml" Id="rId18" /><Relationship Type="http://schemas.openxmlformats.org/officeDocument/2006/relationships/settings" Target="settings.xml" Id="rId3" /><Relationship Type="http://schemas.microsoft.com/office/2011/relationships/commentsExtended" Target="commentsExtended.xml" Id="rId7" /><Relationship Type="http://schemas.openxmlformats.org/officeDocument/2006/relationships/styles" Target="styles.xml" Id="rId2"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comments" Target="comments.xml" Id="rId6" /><Relationship Type="http://schemas.openxmlformats.org/officeDocument/2006/relationships/image" Target="media/image2.png" Id="rId11" /><Relationship Type="http://schemas.openxmlformats.org/officeDocument/2006/relationships/image" Target="media/image4.png" Id="rId15" /><Relationship Type="http://schemas.openxmlformats.org/officeDocument/2006/relationships/hyperlink" Target="https://www.danafarberbostonchildrens.org/" TargetMode="External" Id="rId10" /><Relationship Type="http://schemas.microsoft.com/office/2011/relationships/people" Target="people.xml" Id="rId19" /><Relationship Type="http://schemas.openxmlformats.org/officeDocument/2006/relationships/webSettings" Target="webSettings.xml" Id="rId4" /><Relationship Type="http://schemas.microsoft.com/office/2018/08/relationships/commentsExtensible" Target="commentsExtensible.xml" Id="rId9" /><Relationship Type="http://schemas.openxmlformats.org/officeDocument/2006/relationships/hyperlink" Target="https://hms.harvard.edu/" TargetMode="External" Id="rId14" /><Relationship Type="http://schemas.openxmlformats.org/officeDocument/2006/relationships/image" Target="/media/image7.png" Id="Rbccfa6e5c2464a72" /><Relationship Type="http://schemas.openxmlformats.org/officeDocument/2006/relationships/image" Target="/media/image8.png" Id="Rf72bbd96ca5e4d7a" /><Relationship Type="http://schemas.openxmlformats.org/officeDocument/2006/relationships/hyperlink" Target="https://hms.harvard.edu/" TargetMode="External" Id="R1b6d7ccd26fa48ae" /><Relationship Type="http://schemas.openxmlformats.org/officeDocument/2006/relationships/image" Target="/media/image9.png" Id="Rc2ed26d1823c4482" /><Relationship Type="http://schemas.openxmlformats.org/officeDocument/2006/relationships/image" Target="/media/imagea.png" Id="R437978e278b5495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Clement</dc:creator>
  <keywords/>
  <dc:description/>
  <lastModifiedBy>GARSKI, BEN</lastModifiedBy>
  <revision>3</revision>
  <dcterms:created xsi:type="dcterms:W3CDTF">2021-05-31T20:06:00.0000000Z</dcterms:created>
  <dcterms:modified xsi:type="dcterms:W3CDTF">2021-06-17T16:42:19.1268068Z</dcterms:modified>
</coreProperties>
</file>